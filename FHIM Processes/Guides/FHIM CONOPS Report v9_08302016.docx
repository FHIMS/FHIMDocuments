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693EB5" w14:textId="6CA6359E" w:rsidR="003E7C6C" w:rsidRPr="003E7C6C" w:rsidRDefault="003E7C6C" w:rsidP="003E7C6C">
      <w:pPr>
        <w:pStyle w:val="ReportTitle"/>
        <w:rPr>
          <w:sz w:val="92"/>
          <w:szCs w:val="92"/>
        </w:rPr>
      </w:pPr>
      <w:r w:rsidRPr="003E7C6C">
        <w:rPr>
          <w:sz w:val="92"/>
          <w:szCs w:val="92"/>
        </w:rPr>
        <w:t xml:space="preserve">Federal Health Information Model Concept of Operations </w:t>
      </w:r>
    </w:p>
    <w:p w14:paraId="1E7D1F64" w14:textId="77777777" w:rsidR="003E7C6C" w:rsidRDefault="003E7C6C" w:rsidP="003E7C6C">
      <w:pPr>
        <w:jc w:val="center"/>
        <w:rPr>
          <w:b/>
          <w:sz w:val="40"/>
          <w:szCs w:val="40"/>
        </w:rPr>
      </w:pPr>
    </w:p>
    <w:p w14:paraId="28986FA9" w14:textId="60CFE049" w:rsidR="00D13F98" w:rsidRDefault="00A762CD" w:rsidP="00216494">
      <w:pPr>
        <w:spacing w:line="276" w:lineRule="auto"/>
        <w:rPr>
          <w:b/>
          <w:sz w:val="40"/>
          <w:szCs w:val="40"/>
        </w:rPr>
      </w:pPr>
      <w:r>
        <w:rPr>
          <w:b/>
          <w:noProof/>
          <w:sz w:val="40"/>
          <w:szCs w:val="40"/>
        </w:rPr>
        <mc:AlternateContent>
          <mc:Choice Requires="wps">
            <w:drawing>
              <wp:anchor distT="0" distB="0" distL="114300" distR="114300" simplePos="0" relativeHeight="251659264" behindDoc="0" locked="0" layoutInCell="1" allowOverlap="1" wp14:anchorId="14E1EF4F" wp14:editId="7B2AA8AE">
                <wp:simplePos x="0" y="0"/>
                <wp:positionH relativeFrom="column">
                  <wp:posOffset>1564005</wp:posOffset>
                </wp:positionH>
                <wp:positionV relativeFrom="paragraph">
                  <wp:posOffset>2529205</wp:posOffset>
                </wp:positionV>
                <wp:extent cx="4053840" cy="19431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053840" cy="19431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E9B9A8" w14:textId="77777777" w:rsidR="00941D6F" w:rsidRDefault="006556C3" w:rsidP="00941D6F">
                            <w:pPr>
                              <w:spacing w:after="240"/>
                              <w:jc w:val="right"/>
                              <w:rPr>
                                <w:rFonts w:asciiTheme="majorHAnsi" w:hAnsiTheme="majorHAnsi"/>
                                <w:b/>
                                <w:color w:val="FFFFFF" w:themeColor="background1"/>
                                <w:sz w:val="36"/>
                                <w:szCs w:val="36"/>
                              </w:rPr>
                            </w:pPr>
                            <w:r>
                              <w:rPr>
                                <w:rFonts w:asciiTheme="majorHAnsi" w:hAnsiTheme="majorHAnsi"/>
                                <w:b/>
                                <w:color w:val="FFFFFF" w:themeColor="background1"/>
                                <w:sz w:val="36"/>
                                <w:szCs w:val="36"/>
                              </w:rPr>
                              <w:t>Prepared by</w:t>
                            </w:r>
                            <w:r w:rsidR="00941D6F">
                              <w:rPr>
                                <w:rFonts w:asciiTheme="majorHAnsi" w:hAnsiTheme="majorHAnsi"/>
                                <w:b/>
                                <w:color w:val="FFFFFF" w:themeColor="background1"/>
                                <w:sz w:val="36"/>
                                <w:szCs w:val="36"/>
                              </w:rPr>
                              <w:t xml:space="preserve">: </w:t>
                            </w:r>
                          </w:p>
                          <w:p w14:paraId="002F7FF9" w14:textId="0A844DEE" w:rsidR="00015BF5" w:rsidRDefault="00941D6F" w:rsidP="00941D6F">
                            <w:pPr>
                              <w:spacing w:after="240"/>
                              <w:jc w:val="right"/>
                              <w:rPr>
                                <w:rFonts w:asciiTheme="majorHAnsi" w:hAnsiTheme="majorHAnsi"/>
                                <w:b/>
                                <w:color w:val="FFFFFF" w:themeColor="background1"/>
                                <w:sz w:val="36"/>
                                <w:szCs w:val="36"/>
                              </w:rPr>
                            </w:pPr>
                            <w:r>
                              <w:rPr>
                                <w:rFonts w:asciiTheme="majorHAnsi" w:hAnsiTheme="majorHAnsi"/>
                                <w:b/>
                                <w:color w:val="FFFFFF" w:themeColor="background1"/>
                                <w:sz w:val="36"/>
                                <w:szCs w:val="36"/>
                              </w:rPr>
                              <w:t xml:space="preserve">Federal </w:t>
                            </w:r>
                            <w:r w:rsidR="006556C3">
                              <w:rPr>
                                <w:rFonts w:asciiTheme="majorHAnsi" w:hAnsiTheme="majorHAnsi"/>
                                <w:b/>
                                <w:color w:val="FFFFFF" w:themeColor="background1"/>
                                <w:sz w:val="36"/>
                                <w:szCs w:val="36"/>
                              </w:rPr>
                              <w:t>Health Architecture</w:t>
                            </w:r>
                          </w:p>
                          <w:p w14:paraId="394D2942" w14:textId="4864ADD5" w:rsidR="00015BF5" w:rsidRPr="00894B6B" w:rsidRDefault="00015BF5" w:rsidP="00894B6B">
                            <w:pPr>
                              <w:jc w:val="right"/>
                              <w:rPr>
                                <w:b/>
                                <w:color w:val="FFFFFF" w:themeColor="background1"/>
                                <w:szCs w:val="28"/>
                              </w:rPr>
                            </w:pPr>
                            <w:r w:rsidRPr="00894B6B">
                              <w:rPr>
                                <w:b/>
                                <w:color w:val="FFFFFF" w:themeColor="background1"/>
                                <w:szCs w:val="28"/>
                              </w:rPr>
                              <w:fldChar w:fldCharType="begin"/>
                            </w:r>
                            <w:r w:rsidRPr="00894B6B">
                              <w:rPr>
                                <w:b/>
                                <w:color w:val="FFFFFF" w:themeColor="background1"/>
                                <w:szCs w:val="28"/>
                              </w:rPr>
                              <w:instrText xml:space="preserve"> TIME \@ "MMMM d, y" </w:instrText>
                            </w:r>
                            <w:r w:rsidRPr="00894B6B">
                              <w:rPr>
                                <w:b/>
                                <w:color w:val="FFFFFF" w:themeColor="background1"/>
                                <w:szCs w:val="28"/>
                              </w:rPr>
                              <w:fldChar w:fldCharType="separate"/>
                            </w:r>
                            <w:r w:rsidR="005D47DD">
                              <w:rPr>
                                <w:b/>
                                <w:noProof/>
                                <w:color w:val="FFFFFF" w:themeColor="background1"/>
                                <w:szCs w:val="28"/>
                              </w:rPr>
                              <w:t>August 30, 16</w:t>
                            </w:r>
                            <w:r w:rsidRPr="00894B6B">
                              <w:rPr>
                                <w:b/>
                                <w:color w:val="FFFFFF" w:themeColor="background1"/>
                                <w:szCs w:val="2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4E1EF4F" id="_x0000_t202" coordsize="21600,21600" o:spt="202" path="m,l,21600r21600,l21600,xe">
                <v:stroke joinstyle="miter"/>
                <v:path gradientshapeok="t" o:connecttype="rect"/>
              </v:shapetype>
              <v:shape id="Text Box 1" o:spid="_x0000_s1026" type="#_x0000_t202" style="position:absolute;margin-left:123.15pt;margin-top:199.15pt;width:319.2pt;height:15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" filled="f" stroked="f">
                <v:textbox>
                  <w:txbxContent>
                    <w:p w14:paraId="7DE9B9A8" w14:textId="77777777" w:rsidR="00941D6F" w:rsidRDefault="006556C3" w:rsidP="00941D6F">
                      <w:pPr>
                        <w:spacing w:after="240"/>
                        <w:jc w:val="right"/>
                        <w:rPr>
                          <w:rFonts w:asciiTheme="majorHAnsi" w:hAnsiTheme="majorHAnsi"/>
                          <w:b/>
                          <w:color w:val="FFFFFF" w:themeColor="background1"/>
                          <w:sz w:val="36"/>
                          <w:szCs w:val="36"/>
                        </w:rPr>
                      </w:pPr>
                      <w:r>
                        <w:rPr>
                          <w:rFonts w:asciiTheme="majorHAnsi" w:hAnsiTheme="majorHAnsi"/>
                          <w:b/>
                          <w:color w:val="FFFFFF" w:themeColor="background1"/>
                          <w:sz w:val="36"/>
                          <w:szCs w:val="36"/>
                        </w:rPr>
                        <w:t>Prepared by</w:t>
                      </w:r>
                      <w:r w:rsidR="00941D6F">
                        <w:rPr>
                          <w:rFonts w:asciiTheme="majorHAnsi" w:hAnsiTheme="majorHAnsi"/>
                          <w:b/>
                          <w:color w:val="FFFFFF" w:themeColor="background1"/>
                          <w:sz w:val="36"/>
                          <w:szCs w:val="36"/>
                        </w:rPr>
                        <w:t xml:space="preserve">: </w:t>
                      </w:r>
                    </w:p>
                    <w:p w14:paraId="002F7FF9" w14:textId="0A844DEE" w:rsidR="00015BF5" w:rsidRDefault="00941D6F" w:rsidP="00941D6F">
                      <w:pPr>
                        <w:spacing w:after="240"/>
                        <w:jc w:val="right"/>
                        <w:rPr>
                          <w:rFonts w:asciiTheme="majorHAnsi" w:hAnsiTheme="majorHAnsi"/>
                          <w:b/>
                          <w:color w:val="FFFFFF" w:themeColor="background1"/>
                          <w:sz w:val="36"/>
                          <w:szCs w:val="36"/>
                        </w:rPr>
                      </w:pPr>
                      <w:r>
                        <w:rPr>
                          <w:rFonts w:asciiTheme="majorHAnsi" w:hAnsiTheme="majorHAnsi"/>
                          <w:b/>
                          <w:color w:val="FFFFFF" w:themeColor="background1"/>
                          <w:sz w:val="36"/>
                          <w:szCs w:val="36"/>
                        </w:rPr>
                        <w:t xml:space="preserve">Federal </w:t>
                      </w:r>
                      <w:r w:rsidR="006556C3">
                        <w:rPr>
                          <w:rFonts w:asciiTheme="majorHAnsi" w:hAnsiTheme="majorHAnsi"/>
                          <w:b/>
                          <w:color w:val="FFFFFF" w:themeColor="background1"/>
                          <w:sz w:val="36"/>
                          <w:szCs w:val="36"/>
                        </w:rPr>
                        <w:t>Health Architecture</w:t>
                      </w:r>
                    </w:p>
                    <w:p w14:paraId="394D2942" w14:textId="4864ADD5" w:rsidR="00015BF5" w:rsidRPr="00894B6B" w:rsidRDefault="00015BF5" w:rsidP="00894B6B">
                      <w:pPr>
                        <w:jc w:val="right"/>
                        <w:rPr>
                          <w:b/>
                          <w:color w:val="FFFFFF" w:themeColor="background1"/>
                          <w:szCs w:val="28"/>
                        </w:rPr>
                      </w:pPr>
                      <w:r w:rsidRPr="00894B6B">
                        <w:rPr>
                          <w:b/>
                          <w:color w:val="FFFFFF" w:themeColor="background1"/>
                          <w:szCs w:val="28"/>
                        </w:rPr>
                        <w:fldChar w:fldCharType="begin"/>
                      </w:r>
                      <w:r w:rsidRPr="00894B6B">
                        <w:rPr>
                          <w:b/>
                          <w:color w:val="FFFFFF" w:themeColor="background1"/>
                          <w:szCs w:val="28"/>
                        </w:rPr>
                        <w:instrText xml:space="preserve"> TIME \@ "MMMM d, y" </w:instrText>
                      </w:r>
                      <w:r w:rsidRPr="00894B6B">
                        <w:rPr>
                          <w:b/>
                          <w:color w:val="FFFFFF" w:themeColor="background1"/>
                          <w:szCs w:val="28"/>
                        </w:rPr>
                        <w:fldChar w:fldCharType="separate"/>
                      </w:r>
                      <w:r w:rsidR="005D47DD">
                        <w:rPr>
                          <w:b/>
                          <w:noProof/>
                          <w:color w:val="FFFFFF" w:themeColor="background1"/>
                          <w:szCs w:val="28"/>
                        </w:rPr>
                        <w:t>August 30, 16</w:t>
                      </w:r>
                      <w:r w:rsidRPr="00894B6B">
                        <w:rPr>
                          <w:b/>
                          <w:color w:val="FFFFFF" w:themeColor="background1"/>
                          <w:szCs w:val="28"/>
                        </w:rPr>
                        <w:fldChar w:fldCharType="end"/>
                      </w:r>
                    </w:p>
                  </w:txbxContent>
                </v:textbox>
                <w10:wrap type="square"/>
              </v:shape>
            </w:pict>
          </mc:Fallback>
        </mc:AlternateContent>
      </w:r>
      <w:r w:rsidR="00D13F98">
        <w:rPr>
          <w:b/>
          <w:sz w:val="40"/>
          <w:szCs w:val="40"/>
        </w:rPr>
        <w:br w:type="page"/>
      </w:r>
    </w:p>
    <w:sdt>
      <w:sdtPr>
        <w:rPr>
          <w:rFonts w:ascii="Adobe Caslon Pro" w:eastAsiaTheme="minorEastAsia" w:hAnsi="Adobe Caslon Pro" w:cstheme="minorBidi"/>
          <w:b w:val="0"/>
          <w:bCs w:val="0"/>
          <w:color w:val="auto"/>
          <w:sz w:val="24"/>
          <w:szCs w:val="24"/>
          <w:lang w:eastAsia="en-US"/>
        </w:rPr>
        <w:id w:val="479656870"/>
        <w:docPartObj>
          <w:docPartGallery w:val="Table of Contents"/>
          <w:docPartUnique/>
        </w:docPartObj>
      </w:sdtPr>
      <w:sdtEndPr>
        <w:rPr>
          <w:noProof/>
        </w:rPr>
      </w:sdtEndPr>
      <w:sdtContent>
        <w:p w14:paraId="45A972FB" w14:textId="42E9616D" w:rsidR="00633E08" w:rsidRPr="00CA7DA7" w:rsidRDefault="00633E08">
          <w:pPr>
            <w:pStyle w:val="TOCHeading"/>
            <w:rPr>
              <w:sz w:val="48"/>
              <w:szCs w:val="48"/>
            </w:rPr>
          </w:pPr>
          <w:r w:rsidRPr="00CA7DA7">
            <w:rPr>
              <w:sz w:val="48"/>
              <w:szCs w:val="48"/>
            </w:rPr>
            <w:t>Contents</w:t>
          </w:r>
        </w:p>
        <w:p w14:paraId="1C3D75BC" w14:textId="1E9695DE" w:rsidR="009F66C9" w:rsidRDefault="00633E08">
          <w:pPr>
            <w:pStyle w:val="TOC1"/>
            <w:tabs>
              <w:tab w:val="right" w:leader="dot" w:pos="9350"/>
            </w:tabs>
            <w:rPr>
              <w:rFonts w:asciiTheme="minorHAnsi" w:hAnsiTheme="minorHAnsi"/>
              <w:noProof/>
              <w:sz w:val="22"/>
              <w:szCs w:val="22"/>
            </w:rPr>
          </w:pPr>
          <w:r w:rsidRPr="00633E08">
            <w:rPr>
              <w:sz w:val="48"/>
              <w:szCs w:val="48"/>
            </w:rPr>
            <w:fldChar w:fldCharType="begin"/>
          </w:r>
          <w:r w:rsidRPr="00633E08">
            <w:rPr>
              <w:sz w:val="48"/>
              <w:szCs w:val="48"/>
            </w:rPr>
            <w:instrText xml:space="preserve"> TOC \o "1-3" \h \z \u </w:instrText>
          </w:r>
          <w:r w:rsidRPr="00633E08">
            <w:rPr>
              <w:sz w:val="48"/>
              <w:szCs w:val="48"/>
            </w:rPr>
            <w:fldChar w:fldCharType="separate"/>
          </w:r>
          <w:hyperlink w:anchor="_Toc457392635" w:history="1">
            <w:r w:rsidR="009F66C9" w:rsidRPr="00BC5852">
              <w:rPr>
                <w:rStyle w:val="Hyperlink"/>
                <w:noProof/>
              </w:rPr>
              <w:t>Executive Summary</w:t>
            </w:r>
            <w:r w:rsidR="009F66C9">
              <w:rPr>
                <w:noProof/>
                <w:webHidden/>
              </w:rPr>
              <w:tab/>
            </w:r>
            <w:r w:rsidR="009F66C9">
              <w:rPr>
                <w:noProof/>
                <w:webHidden/>
              </w:rPr>
              <w:fldChar w:fldCharType="begin"/>
            </w:r>
            <w:r w:rsidR="009F66C9">
              <w:rPr>
                <w:noProof/>
                <w:webHidden/>
              </w:rPr>
              <w:instrText xml:space="preserve"> PAGEREF _Toc457392635 \h </w:instrText>
            </w:r>
            <w:r w:rsidR="009F66C9">
              <w:rPr>
                <w:noProof/>
                <w:webHidden/>
              </w:rPr>
            </w:r>
            <w:r w:rsidR="009F66C9">
              <w:rPr>
                <w:noProof/>
                <w:webHidden/>
              </w:rPr>
              <w:fldChar w:fldCharType="separate"/>
            </w:r>
            <w:r w:rsidR="003009B7">
              <w:rPr>
                <w:noProof/>
                <w:webHidden/>
              </w:rPr>
              <w:t>3</w:t>
            </w:r>
            <w:r w:rsidR="009F66C9">
              <w:rPr>
                <w:noProof/>
                <w:webHidden/>
              </w:rPr>
              <w:fldChar w:fldCharType="end"/>
            </w:r>
          </w:hyperlink>
        </w:p>
        <w:p w14:paraId="7CDA5CDF" w14:textId="6AF39E9E" w:rsidR="009F66C9" w:rsidRDefault="001D5227">
          <w:pPr>
            <w:pStyle w:val="TOC1"/>
            <w:tabs>
              <w:tab w:val="right" w:leader="dot" w:pos="9350"/>
            </w:tabs>
            <w:rPr>
              <w:rFonts w:asciiTheme="minorHAnsi" w:hAnsiTheme="minorHAnsi"/>
              <w:noProof/>
              <w:sz w:val="22"/>
              <w:szCs w:val="22"/>
            </w:rPr>
          </w:pPr>
          <w:hyperlink w:anchor="_Toc457392636" w:history="1">
            <w:r w:rsidR="009F66C9" w:rsidRPr="00BC5852">
              <w:rPr>
                <w:rStyle w:val="Hyperlink"/>
                <w:noProof/>
              </w:rPr>
              <w:t>Introduction and Scope</w:t>
            </w:r>
            <w:r w:rsidR="009F66C9">
              <w:rPr>
                <w:noProof/>
                <w:webHidden/>
              </w:rPr>
              <w:tab/>
            </w:r>
            <w:r w:rsidR="009F66C9">
              <w:rPr>
                <w:noProof/>
                <w:webHidden/>
              </w:rPr>
              <w:fldChar w:fldCharType="begin"/>
            </w:r>
            <w:r w:rsidR="009F66C9">
              <w:rPr>
                <w:noProof/>
                <w:webHidden/>
              </w:rPr>
              <w:instrText xml:space="preserve"> PAGEREF _Toc457392636 \h </w:instrText>
            </w:r>
            <w:r w:rsidR="009F66C9">
              <w:rPr>
                <w:noProof/>
                <w:webHidden/>
              </w:rPr>
            </w:r>
            <w:r w:rsidR="009F66C9">
              <w:rPr>
                <w:noProof/>
                <w:webHidden/>
              </w:rPr>
              <w:fldChar w:fldCharType="separate"/>
            </w:r>
            <w:r w:rsidR="003009B7">
              <w:rPr>
                <w:noProof/>
                <w:webHidden/>
              </w:rPr>
              <w:t>3</w:t>
            </w:r>
            <w:r w:rsidR="009F66C9">
              <w:rPr>
                <w:noProof/>
                <w:webHidden/>
              </w:rPr>
              <w:fldChar w:fldCharType="end"/>
            </w:r>
          </w:hyperlink>
        </w:p>
        <w:p w14:paraId="6029E453" w14:textId="61E510B9" w:rsidR="009F66C9" w:rsidRDefault="001D5227">
          <w:pPr>
            <w:pStyle w:val="TOC2"/>
            <w:tabs>
              <w:tab w:val="right" w:leader="dot" w:pos="9350"/>
            </w:tabs>
            <w:rPr>
              <w:rFonts w:asciiTheme="minorHAnsi" w:hAnsiTheme="minorHAnsi"/>
              <w:noProof/>
              <w:sz w:val="22"/>
              <w:szCs w:val="22"/>
            </w:rPr>
          </w:pPr>
          <w:hyperlink w:anchor="_Toc457392637" w:history="1">
            <w:r w:rsidR="009F66C9" w:rsidRPr="00BC5852">
              <w:rPr>
                <w:rStyle w:val="Hyperlink"/>
                <w:noProof/>
              </w:rPr>
              <w:t>What is an Information Model?</w:t>
            </w:r>
            <w:r w:rsidR="009F66C9">
              <w:rPr>
                <w:noProof/>
                <w:webHidden/>
              </w:rPr>
              <w:tab/>
            </w:r>
            <w:r w:rsidR="009F66C9">
              <w:rPr>
                <w:noProof/>
                <w:webHidden/>
              </w:rPr>
              <w:fldChar w:fldCharType="begin"/>
            </w:r>
            <w:r w:rsidR="009F66C9">
              <w:rPr>
                <w:noProof/>
                <w:webHidden/>
              </w:rPr>
              <w:instrText xml:space="preserve"> PAGEREF _Toc457392637 \h </w:instrText>
            </w:r>
            <w:r w:rsidR="009F66C9">
              <w:rPr>
                <w:noProof/>
                <w:webHidden/>
              </w:rPr>
            </w:r>
            <w:r w:rsidR="009F66C9">
              <w:rPr>
                <w:noProof/>
                <w:webHidden/>
              </w:rPr>
              <w:fldChar w:fldCharType="separate"/>
            </w:r>
            <w:r w:rsidR="003009B7">
              <w:rPr>
                <w:noProof/>
                <w:webHidden/>
              </w:rPr>
              <w:t>3</w:t>
            </w:r>
            <w:r w:rsidR="009F66C9">
              <w:rPr>
                <w:noProof/>
                <w:webHidden/>
              </w:rPr>
              <w:fldChar w:fldCharType="end"/>
            </w:r>
          </w:hyperlink>
        </w:p>
        <w:p w14:paraId="4229342C" w14:textId="3408EB4E" w:rsidR="009F66C9" w:rsidRDefault="001D5227">
          <w:pPr>
            <w:pStyle w:val="TOC1"/>
            <w:tabs>
              <w:tab w:val="right" w:leader="dot" w:pos="9350"/>
            </w:tabs>
            <w:rPr>
              <w:rFonts w:asciiTheme="minorHAnsi" w:hAnsiTheme="minorHAnsi"/>
              <w:noProof/>
              <w:sz w:val="22"/>
              <w:szCs w:val="22"/>
            </w:rPr>
          </w:pPr>
          <w:hyperlink w:anchor="_Toc457392638" w:history="1">
            <w:r w:rsidR="009F66C9" w:rsidRPr="00BC5852">
              <w:rPr>
                <w:rStyle w:val="Hyperlink"/>
                <w:noProof/>
              </w:rPr>
              <w:t>Federal Health Information Model</w:t>
            </w:r>
            <w:r w:rsidR="009F66C9">
              <w:rPr>
                <w:noProof/>
                <w:webHidden/>
              </w:rPr>
              <w:tab/>
            </w:r>
            <w:r w:rsidR="009F66C9">
              <w:rPr>
                <w:noProof/>
                <w:webHidden/>
              </w:rPr>
              <w:fldChar w:fldCharType="begin"/>
            </w:r>
            <w:r w:rsidR="009F66C9">
              <w:rPr>
                <w:noProof/>
                <w:webHidden/>
              </w:rPr>
              <w:instrText xml:space="preserve"> PAGEREF _Toc457392638 \h </w:instrText>
            </w:r>
            <w:r w:rsidR="009F66C9">
              <w:rPr>
                <w:noProof/>
                <w:webHidden/>
              </w:rPr>
            </w:r>
            <w:r w:rsidR="009F66C9">
              <w:rPr>
                <w:noProof/>
                <w:webHidden/>
              </w:rPr>
              <w:fldChar w:fldCharType="separate"/>
            </w:r>
            <w:r w:rsidR="003009B7">
              <w:rPr>
                <w:noProof/>
                <w:webHidden/>
              </w:rPr>
              <w:t>5</w:t>
            </w:r>
            <w:r w:rsidR="009F66C9">
              <w:rPr>
                <w:noProof/>
                <w:webHidden/>
              </w:rPr>
              <w:fldChar w:fldCharType="end"/>
            </w:r>
          </w:hyperlink>
        </w:p>
        <w:p w14:paraId="41C344AA" w14:textId="5F5E60BF" w:rsidR="009F66C9" w:rsidRDefault="001D5227">
          <w:pPr>
            <w:pStyle w:val="TOC2"/>
            <w:tabs>
              <w:tab w:val="right" w:leader="dot" w:pos="9350"/>
            </w:tabs>
            <w:rPr>
              <w:rFonts w:asciiTheme="minorHAnsi" w:hAnsiTheme="minorHAnsi"/>
              <w:noProof/>
              <w:sz w:val="22"/>
              <w:szCs w:val="22"/>
            </w:rPr>
          </w:pPr>
          <w:hyperlink w:anchor="_Toc457392639" w:history="1">
            <w:r w:rsidR="009F66C9" w:rsidRPr="00BC5852">
              <w:rPr>
                <w:rStyle w:val="Hyperlink"/>
                <w:noProof/>
              </w:rPr>
              <w:t>FHIM Modeling Governance Process</w:t>
            </w:r>
            <w:r w:rsidR="009F66C9">
              <w:rPr>
                <w:noProof/>
                <w:webHidden/>
              </w:rPr>
              <w:tab/>
            </w:r>
            <w:r w:rsidR="009F66C9">
              <w:rPr>
                <w:noProof/>
                <w:webHidden/>
              </w:rPr>
              <w:fldChar w:fldCharType="begin"/>
            </w:r>
            <w:r w:rsidR="009F66C9">
              <w:rPr>
                <w:noProof/>
                <w:webHidden/>
              </w:rPr>
              <w:instrText xml:space="preserve"> PAGEREF _Toc457392639 \h </w:instrText>
            </w:r>
            <w:r w:rsidR="009F66C9">
              <w:rPr>
                <w:noProof/>
                <w:webHidden/>
              </w:rPr>
            </w:r>
            <w:r w:rsidR="009F66C9">
              <w:rPr>
                <w:noProof/>
                <w:webHidden/>
              </w:rPr>
              <w:fldChar w:fldCharType="separate"/>
            </w:r>
            <w:r w:rsidR="003009B7">
              <w:rPr>
                <w:noProof/>
                <w:webHidden/>
              </w:rPr>
              <w:t>8</w:t>
            </w:r>
            <w:r w:rsidR="009F66C9">
              <w:rPr>
                <w:noProof/>
                <w:webHidden/>
              </w:rPr>
              <w:fldChar w:fldCharType="end"/>
            </w:r>
          </w:hyperlink>
        </w:p>
        <w:p w14:paraId="7B2E0EF0" w14:textId="0C497636" w:rsidR="009F66C9" w:rsidRDefault="001D5227">
          <w:pPr>
            <w:pStyle w:val="TOC2"/>
            <w:tabs>
              <w:tab w:val="right" w:leader="dot" w:pos="9350"/>
            </w:tabs>
            <w:rPr>
              <w:rFonts w:asciiTheme="minorHAnsi" w:hAnsiTheme="minorHAnsi"/>
              <w:noProof/>
              <w:sz w:val="22"/>
              <w:szCs w:val="22"/>
            </w:rPr>
          </w:pPr>
          <w:hyperlink w:anchor="_Toc457392640" w:history="1">
            <w:r w:rsidR="009F66C9" w:rsidRPr="00BC5852">
              <w:rPr>
                <w:rStyle w:val="Hyperlink"/>
                <w:noProof/>
              </w:rPr>
              <w:t>FHIM Capabilities</w:t>
            </w:r>
            <w:r w:rsidR="009F66C9">
              <w:rPr>
                <w:noProof/>
                <w:webHidden/>
              </w:rPr>
              <w:tab/>
            </w:r>
            <w:r w:rsidR="009F66C9">
              <w:rPr>
                <w:noProof/>
                <w:webHidden/>
              </w:rPr>
              <w:fldChar w:fldCharType="begin"/>
            </w:r>
            <w:r w:rsidR="009F66C9">
              <w:rPr>
                <w:noProof/>
                <w:webHidden/>
              </w:rPr>
              <w:instrText xml:space="preserve"> PAGEREF _Toc457392640 \h </w:instrText>
            </w:r>
            <w:r w:rsidR="009F66C9">
              <w:rPr>
                <w:noProof/>
                <w:webHidden/>
              </w:rPr>
            </w:r>
            <w:r w:rsidR="009F66C9">
              <w:rPr>
                <w:noProof/>
                <w:webHidden/>
              </w:rPr>
              <w:fldChar w:fldCharType="separate"/>
            </w:r>
            <w:r w:rsidR="003009B7">
              <w:rPr>
                <w:noProof/>
                <w:webHidden/>
              </w:rPr>
              <w:t>9</w:t>
            </w:r>
            <w:r w:rsidR="009F66C9">
              <w:rPr>
                <w:noProof/>
                <w:webHidden/>
              </w:rPr>
              <w:fldChar w:fldCharType="end"/>
            </w:r>
          </w:hyperlink>
        </w:p>
        <w:p w14:paraId="30FFFD95" w14:textId="622708B3" w:rsidR="009F66C9" w:rsidRDefault="001D5227">
          <w:pPr>
            <w:pStyle w:val="TOC1"/>
            <w:tabs>
              <w:tab w:val="right" w:leader="dot" w:pos="9350"/>
            </w:tabs>
            <w:rPr>
              <w:rFonts w:asciiTheme="minorHAnsi" w:hAnsiTheme="minorHAnsi"/>
              <w:noProof/>
              <w:sz w:val="22"/>
              <w:szCs w:val="22"/>
            </w:rPr>
          </w:pPr>
          <w:hyperlink w:anchor="_Toc457392641" w:history="1">
            <w:r w:rsidR="009F66C9" w:rsidRPr="00BC5852">
              <w:rPr>
                <w:rStyle w:val="Hyperlink"/>
                <w:noProof/>
              </w:rPr>
              <w:t>FHIM Usage</w:t>
            </w:r>
            <w:r w:rsidR="009F66C9">
              <w:rPr>
                <w:noProof/>
                <w:webHidden/>
              </w:rPr>
              <w:tab/>
            </w:r>
            <w:r w:rsidR="009F66C9">
              <w:rPr>
                <w:noProof/>
                <w:webHidden/>
              </w:rPr>
              <w:fldChar w:fldCharType="begin"/>
            </w:r>
            <w:r w:rsidR="009F66C9">
              <w:rPr>
                <w:noProof/>
                <w:webHidden/>
              </w:rPr>
              <w:instrText xml:space="preserve"> PAGEREF _Toc457392641 \h </w:instrText>
            </w:r>
            <w:r w:rsidR="009F66C9">
              <w:rPr>
                <w:noProof/>
                <w:webHidden/>
              </w:rPr>
            </w:r>
            <w:r w:rsidR="009F66C9">
              <w:rPr>
                <w:noProof/>
                <w:webHidden/>
              </w:rPr>
              <w:fldChar w:fldCharType="separate"/>
            </w:r>
            <w:r w:rsidR="003009B7">
              <w:rPr>
                <w:noProof/>
                <w:webHidden/>
              </w:rPr>
              <w:t>11</w:t>
            </w:r>
            <w:r w:rsidR="009F66C9">
              <w:rPr>
                <w:noProof/>
                <w:webHidden/>
              </w:rPr>
              <w:fldChar w:fldCharType="end"/>
            </w:r>
          </w:hyperlink>
        </w:p>
        <w:p w14:paraId="67B00249" w14:textId="68B24A58" w:rsidR="009F66C9" w:rsidRDefault="001D5227">
          <w:pPr>
            <w:pStyle w:val="TOC1"/>
            <w:tabs>
              <w:tab w:val="right" w:leader="dot" w:pos="9350"/>
            </w:tabs>
            <w:rPr>
              <w:rFonts w:asciiTheme="minorHAnsi" w:hAnsiTheme="minorHAnsi"/>
              <w:noProof/>
              <w:sz w:val="22"/>
              <w:szCs w:val="22"/>
            </w:rPr>
          </w:pPr>
          <w:hyperlink w:anchor="_Toc457392642" w:history="1">
            <w:r w:rsidR="009F66C9" w:rsidRPr="00BC5852">
              <w:rPr>
                <w:rStyle w:val="Hyperlink"/>
                <w:noProof/>
              </w:rPr>
              <w:t>Summary</w:t>
            </w:r>
            <w:r w:rsidR="009F66C9">
              <w:rPr>
                <w:noProof/>
                <w:webHidden/>
              </w:rPr>
              <w:tab/>
            </w:r>
            <w:r w:rsidR="009F66C9">
              <w:rPr>
                <w:noProof/>
                <w:webHidden/>
              </w:rPr>
              <w:fldChar w:fldCharType="begin"/>
            </w:r>
            <w:r w:rsidR="009F66C9">
              <w:rPr>
                <w:noProof/>
                <w:webHidden/>
              </w:rPr>
              <w:instrText xml:space="preserve"> PAGEREF _Toc457392642 \h </w:instrText>
            </w:r>
            <w:r w:rsidR="009F66C9">
              <w:rPr>
                <w:noProof/>
                <w:webHidden/>
              </w:rPr>
            </w:r>
            <w:r w:rsidR="009F66C9">
              <w:rPr>
                <w:noProof/>
                <w:webHidden/>
              </w:rPr>
              <w:fldChar w:fldCharType="separate"/>
            </w:r>
            <w:r w:rsidR="003009B7">
              <w:rPr>
                <w:noProof/>
                <w:webHidden/>
              </w:rPr>
              <w:t>16</w:t>
            </w:r>
            <w:r w:rsidR="009F66C9">
              <w:rPr>
                <w:noProof/>
                <w:webHidden/>
              </w:rPr>
              <w:fldChar w:fldCharType="end"/>
            </w:r>
          </w:hyperlink>
        </w:p>
        <w:p w14:paraId="66549D75" w14:textId="6B7310B6" w:rsidR="009F66C9" w:rsidRDefault="001D5227">
          <w:pPr>
            <w:pStyle w:val="TOC1"/>
            <w:tabs>
              <w:tab w:val="right" w:leader="dot" w:pos="9350"/>
            </w:tabs>
            <w:rPr>
              <w:rFonts w:asciiTheme="minorHAnsi" w:hAnsiTheme="minorHAnsi"/>
              <w:noProof/>
              <w:sz w:val="22"/>
              <w:szCs w:val="22"/>
            </w:rPr>
          </w:pPr>
          <w:hyperlink w:anchor="_Toc457392643" w:history="1">
            <w:r w:rsidR="009F66C9" w:rsidRPr="00BC5852">
              <w:rPr>
                <w:rStyle w:val="Hyperlink"/>
                <w:noProof/>
              </w:rPr>
              <w:t>Citations</w:t>
            </w:r>
            <w:r w:rsidR="009F66C9">
              <w:rPr>
                <w:noProof/>
                <w:webHidden/>
              </w:rPr>
              <w:tab/>
            </w:r>
            <w:r w:rsidR="009F66C9">
              <w:rPr>
                <w:noProof/>
                <w:webHidden/>
              </w:rPr>
              <w:fldChar w:fldCharType="begin"/>
            </w:r>
            <w:r w:rsidR="009F66C9">
              <w:rPr>
                <w:noProof/>
                <w:webHidden/>
              </w:rPr>
              <w:instrText xml:space="preserve"> PAGEREF _Toc457392643 \h </w:instrText>
            </w:r>
            <w:r w:rsidR="009F66C9">
              <w:rPr>
                <w:noProof/>
                <w:webHidden/>
              </w:rPr>
            </w:r>
            <w:r w:rsidR="009F66C9">
              <w:rPr>
                <w:noProof/>
                <w:webHidden/>
              </w:rPr>
              <w:fldChar w:fldCharType="separate"/>
            </w:r>
            <w:r w:rsidR="003009B7">
              <w:rPr>
                <w:noProof/>
                <w:webHidden/>
              </w:rPr>
              <w:t>17</w:t>
            </w:r>
            <w:r w:rsidR="009F66C9">
              <w:rPr>
                <w:noProof/>
                <w:webHidden/>
              </w:rPr>
              <w:fldChar w:fldCharType="end"/>
            </w:r>
          </w:hyperlink>
        </w:p>
        <w:p w14:paraId="10ACD6E9" w14:textId="024F9A91" w:rsidR="00633E08" w:rsidRDefault="00633E08">
          <w:r w:rsidRPr="00633E08">
            <w:rPr>
              <w:b/>
              <w:bCs/>
              <w:noProof/>
              <w:sz w:val="48"/>
              <w:szCs w:val="48"/>
            </w:rPr>
            <w:fldChar w:fldCharType="end"/>
          </w:r>
        </w:p>
      </w:sdtContent>
    </w:sdt>
    <w:p w14:paraId="06A884E0" w14:textId="77949F93" w:rsidR="00633E08" w:rsidRDefault="00633E08" w:rsidP="003E7C6C">
      <w:pPr>
        <w:pStyle w:val="Heading1"/>
      </w:pPr>
    </w:p>
    <w:p w14:paraId="1BBAD074" w14:textId="77777777" w:rsidR="00633E08" w:rsidRDefault="00633E08">
      <w:pPr>
        <w:rPr>
          <w:rFonts w:asciiTheme="majorHAnsi" w:eastAsiaTheme="majorEastAsia" w:hAnsiTheme="majorHAnsi" w:cstheme="majorBidi"/>
          <w:b/>
          <w:bCs/>
          <w:color w:val="1D427C"/>
          <w:sz w:val="40"/>
          <w:szCs w:val="32"/>
        </w:rPr>
      </w:pPr>
      <w:r>
        <w:br w:type="page"/>
      </w:r>
    </w:p>
    <w:p w14:paraId="40901B0B" w14:textId="77777777" w:rsidR="003E7C6C" w:rsidRPr="007441DA" w:rsidRDefault="003E7C6C" w:rsidP="003E7C6C">
      <w:pPr>
        <w:pStyle w:val="Heading1"/>
      </w:pPr>
      <w:bookmarkStart w:id="0" w:name="_Toc455653203"/>
      <w:bookmarkStart w:id="1" w:name="_Toc457392635"/>
      <w:r>
        <w:lastRenderedPageBreak/>
        <w:t>Executive Summary</w:t>
      </w:r>
      <w:bookmarkEnd w:id="0"/>
      <w:bookmarkEnd w:id="1"/>
    </w:p>
    <w:p w14:paraId="30217D0C" w14:textId="44D45788" w:rsidR="003E7C6C" w:rsidRDefault="003E7C6C" w:rsidP="00492A52">
      <w:r w:rsidRPr="003E7C6C">
        <w:t>This Concept of Operations (CONOPS</w:t>
      </w:r>
      <w:r w:rsidR="00EE63D7">
        <w:t xml:space="preserve">) document provides an overview, contents, and usage </w:t>
      </w:r>
      <w:r w:rsidRPr="003E7C6C">
        <w:t>of the Federal H</w:t>
      </w:r>
      <w:r w:rsidR="00EE63D7">
        <w:t xml:space="preserve">ealth Information Model (FHIM) </w:t>
      </w:r>
      <w:r w:rsidRPr="003E7C6C">
        <w:t>by the Federal Health Architecture (FHA) federal partner organizations such as the Department of Veterans Affairs (VA), Department of Defense (DoD), Defense Health Agency (DHA), Federal Drug Administration (FDA),</w:t>
      </w:r>
      <w:r w:rsidR="00EE63D7">
        <w:t xml:space="preserve"> and</w:t>
      </w:r>
      <w:r w:rsidRPr="003E7C6C">
        <w:t xml:space="preserve"> Offic</w:t>
      </w:r>
      <w:r w:rsidR="00EE63D7">
        <w:t>e of National Coordinator (ONC)</w:t>
      </w:r>
      <w:r w:rsidRPr="003E7C6C">
        <w:t xml:space="preserve">. </w:t>
      </w:r>
    </w:p>
    <w:p w14:paraId="7E6AF0F4" w14:textId="77777777" w:rsidR="00DD7947" w:rsidRPr="003E7C6C" w:rsidRDefault="00DD7947" w:rsidP="003E7C6C"/>
    <w:p w14:paraId="0FC6F0A2" w14:textId="21C4399F" w:rsidR="003E7C6C" w:rsidDel="005D47DD" w:rsidRDefault="00EE63D7" w:rsidP="00492A52">
      <w:pPr>
        <w:rPr>
          <w:del w:id="2" w:author="Kafle, Subash" w:date="2016-08-30T12:52:00Z"/>
        </w:rPr>
      </w:pPr>
      <w:del w:id="3" w:author="Kafle, Subash" w:date="2016-08-30T12:52:00Z">
        <w:r w:rsidDel="005D47DD">
          <w:delText>The</w:delText>
        </w:r>
        <w:r w:rsidR="003E7C6C" w:rsidRPr="003E7C6C" w:rsidDel="005D47DD">
          <w:delText xml:space="preserve"> CONOPS </w:delText>
        </w:r>
        <w:r w:rsidDel="005D47DD">
          <w:delText>provides</w:delText>
        </w:r>
        <w:r w:rsidR="003E7C6C" w:rsidRPr="003E7C6C" w:rsidDel="005D47DD">
          <w:delText xml:space="preserve"> the FHA partners evidence-based FHIM usage information that can be used to support their decision to (a) continue funding the FHIM program at current resources, (b) continue funding the FHIM program and expand resources, (c) transition the FHA FHIM program to another organization, or (d) sunset the FHA FHIM program. </w:delText>
        </w:r>
      </w:del>
    </w:p>
    <w:p w14:paraId="67AAC4AA" w14:textId="77777777" w:rsidR="00DD7947" w:rsidRPr="003E7C6C" w:rsidRDefault="00DD7947" w:rsidP="003E7C6C"/>
    <w:p w14:paraId="793E8ECD" w14:textId="6A3F842F" w:rsidR="004547B8" w:rsidRDefault="003E7C6C" w:rsidP="00492A52">
      <w:r w:rsidRPr="003E7C6C">
        <w:t>Based on the resources analyzed to devel</w:t>
      </w:r>
      <w:r w:rsidR="00EE63D7">
        <w:t xml:space="preserve">op the CONOPS, it is found that currently </w:t>
      </w:r>
      <w:r w:rsidRPr="003E7C6C">
        <w:t>the FHIM is used for business information model updates, data standards establishment and alignment, data harmonization, data vocabulary, and new data model references by federal agencies such as the VA, DHA, FDA, ONC, and others. The FHIM provides a basis for information architecture within federal agency enterprise architecture</w:t>
      </w:r>
      <w:r w:rsidR="001517F4">
        <w:t xml:space="preserve"> (EA)</w:t>
      </w:r>
      <w:r w:rsidRPr="003E7C6C">
        <w:t xml:space="preserve"> practice as well as a single source of semantics (structure and terminology) to enable health information exchange. </w:t>
      </w:r>
    </w:p>
    <w:p w14:paraId="48522B5B" w14:textId="77777777" w:rsidR="004547B8" w:rsidRDefault="004547B8" w:rsidP="004547B8">
      <w:pPr>
        <w:ind w:firstLine="720"/>
      </w:pPr>
    </w:p>
    <w:p w14:paraId="1D6FCF88" w14:textId="2AD97295" w:rsidR="00B47889" w:rsidRDefault="003E7C6C" w:rsidP="00492A52">
      <w:r w:rsidRPr="003E7C6C">
        <w:t xml:space="preserve">The FHIM provides agency architects with information models of higher-level specifications with information on model attributes, support data requirements and properties, relationships, and the operations that can be performed on them. </w:t>
      </w:r>
    </w:p>
    <w:p w14:paraId="265E4683" w14:textId="77777777" w:rsidR="003E7C6C" w:rsidRPr="007441DA" w:rsidRDefault="003E7C6C" w:rsidP="003E7C6C">
      <w:pPr>
        <w:pStyle w:val="Heading1"/>
      </w:pPr>
      <w:bookmarkStart w:id="4" w:name="_Toc455653204"/>
      <w:bookmarkStart w:id="5" w:name="_Toc457392636"/>
      <w:r>
        <w:t>Introduction and Scope</w:t>
      </w:r>
      <w:bookmarkEnd w:id="4"/>
      <w:bookmarkEnd w:id="5"/>
    </w:p>
    <w:p w14:paraId="3462DE35" w14:textId="1C780790" w:rsidR="003E7C6C" w:rsidRDefault="00EE63D7" w:rsidP="00492A52">
      <w:r>
        <w:t>FHA is an e</w:t>
      </w:r>
      <w:r w:rsidR="003E7C6C" w:rsidRPr="000E27C6">
        <w:t>-Government Line of Business</w:t>
      </w:r>
      <w:r>
        <w:t xml:space="preserve"> (LOB)</w:t>
      </w:r>
      <w:r w:rsidR="003E7C6C" w:rsidRPr="000E27C6">
        <w:t xml:space="preserve"> initiative designed to bring together the decision-makers in federal health information technology (IT) for inter-agency collaboration. The goal of this initiative is to achieve effective health information exchange, enhanced interoperability among federal health IT systems, and efficient coordination of shared services. FHA also supports federal agency adoption of nationally recognized standards and policies for efficient, secure health information exchange.</w:t>
      </w:r>
    </w:p>
    <w:p w14:paraId="13561EE6" w14:textId="77777777" w:rsidR="004547B8" w:rsidRPr="000E27C6" w:rsidRDefault="004547B8" w:rsidP="004547B8">
      <w:pPr>
        <w:ind w:firstLine="720"/>
      </w:pPr>
    </w:p>
    <w:p w14:paraId="546389FC" w14:textId="086DB0F8" w:rsidR="003E7C6C" w:rsidRDefault="003E7C6C" w:rsidP="00492A52">
      <w:r w:rsidRPr="000E27C6">
        <w:t xml:space="preserve">The scope of this </w:t>
      </w:r>
      <w:r w:rsidR="000326B2">
        <w:t>CONOPS</w:t>
      </w:r>
      <w:r w:rsidRPr="000E27C6">
        <w:t xml:space="preserve"> document is limited to providing a high-level description of </w:t>
      </w:r>
      <w:r w:rsidR="000326B2">
        <w:t>the FHIM</w:t>
      </w:r>
      <w:r w:rsidRPr="000E27C6">
        <w:t xml:space="preserve"> and its contents, its modeling and operating, and its past, present, and future planned usage by federal and non-federal agencies. </w:t>
      </w:r>
    </w:p>
    <w:p w14:paraId="1C7E03BA" w14:textId="38D6AAA3" w:rsidR="003E7C6C" w:rsidRDefault="003E7C6C" w:rsidP="003E7C6C">
      <w:pPr>
        <w:pStyle w:val="Heading2"/>
        <w:rPr>
          <w:noProof/>
        </w:rPr>
      </w:pPr>
      <w:bookmarkStart w:id="6" w:name="_Toc455653205"/>
      <w:bookmarkStart w:id="7" w:name="_Toc457392637"/>
      <w:r>
        <w:rPr>
          <w:noProof/>
        </w:rPr>
        <w:t>What is an Information Model?</w:t>
      </w:r>
      <w:bookmarkEnd w:id="6"/>
      <w:bookmarkEnd w:id="7"/>
    </w:p>
    <w:p w14:paraId="4B548788" w14:textId="77777777" w:rsidR="003E7C6C" w:rsidRDefault="003E7C6C" w:rsidP="003E7C6C"/>
    <w:p w14:paraId="06CE6318" w14:textId="2D5C9252" w:rsidR="003E7C6C" w:rsidRPr="000E27C6" w:rsidRDefault="003E7C6C" w:rsidP="004547B8">
      <w:pPr>
        <w:ind w:firstLine="720"/>
      </w:pPr>
      <w:r w:rsidRPr="000E27C6">
        <w:t>According to TechNet, an “</w:t>
      </w:r>
      <w:r w:rsidRPr="000E27C6">
        <w:rPr>
          <w:i/>
        </w:rPr>
        <w:t>Information model is a collection of data types that describe a tool, application, data structure or information system</w:t>
      </w:r>
      <w:r w:rsidRPr="000E27C6">
        <w:t xml:space="preserve">.” </w:t>
      </w:r>
      <w:r w:rsidR="008A56BD">
        <w:rPr>
          <w:rStyle w:val="FootnoteReference"/>
        </w:rPr>
        <w:footnoteReference w:id="1"/>
      </w:r>
      <w:r w:rsidRPr="000E27C6">
        <w:t xml:space="preserve">An information model illustrates various types of information that are required to describe a domain that is being modeled. </w:t>
      </w:r>
      <w:r w:rsidRPr="000E27C6">
        <w:rPr>
          <w:vertAlign w:val="superscript"/>
        </w:rPr>
        <w:footnoteReference w:id="2"/>
      </w:r>
      <w:r w:rsidRPr="000E27C6">
        <w:t xml:space="preserve"> </w:t>
      </w:r>
      <w:r w:rsidRPr="000E27C6">
        <w:lastRenderedPageBreak/>
        <w:t>Depending on the user, information models can have multiple uses; designers use information models to describe the model environment, whereas operators use them to understand the modeled objects. Similarly, implementers use information models as a guide to the functionality that gets described and coded in data models. Data models provide the definition and format of data. Figure 1 below shows that data models are defined at a lower level of abstraction than information models, which are protocol neutral and serve as an abstract model for designers and operators.</w:t>
      </w:r>
      <w:r w:rsidRPr="000E27C6">
        <w:rPr>
          <w:vertAlign w:val="superscript"/>
        </w:rPr>
        <w:footnoteReference w:id="3"/>
      </w:r>
      <w:r w:rsidRPr="000E27C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6"/>
        <w:gridCol w:w="5520"/>
      </w:tblGrid>
      <w:tr w:rsidR="003E7C6C" w:rsidRPr="000E27C6" w14:paraId="5E235E15" w14:textId="77777777" w:rsidTr="00C81F3C">
        <w:trPr>
          <w:trHeight w:val="1052"/>
        </w:trPr>
        <w:tc>
          <w:tcPr>
            <w:tcW w:w="4056" w:type="dxa"/>
            <w:vMerge w:val="restart"/>
          </w:tcPr>
          <w:p w14:paraId="36BC4418" w14:textId="3C207918" w:rsidR="003E7C6C" w:rsidRPr="000E27C6" w:rsidRDefault="000326B2" w:rsidP="00C81F3C">
            <w:r>
              <w:rPr>
                <w:noProof/>
              </w:rPr>
              <mc:AlternateContent>
                <mc:Choice Requires="wps">
                  <w:drawing>
                    <wp:anchor distT="0" distB="0" distL="114300" distR="114300" simplePos="0" relativeHeight="251661312" behindDoc="0" locked="0" layoutInCell="1" allowOverlap="1" wp14:anchorId="44D25846" wp14:editId="0833B399">
                      <wp:simplePos x="0" y="0"/>
                      <wp:positionH relativeFrom="column">
                        <wp:posOffset>-24130</wp:posOffset>
                      </wp:positionH>
                      <wp:positionV relativeFrom="paragraph">
                        <wp:posOffset>53562</wp:posOffset>
                      </wp:positionV>
                      <wp:extent cx="5916058" cy="1200839"/>
                      <wp:effectExtent l="0" t="0" r="27940" b="184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6058" cy="1200839"/>
                              </a:xfrm>
                              <a:prstGeom prst="rect">
                                <a:avLst/>
                              </a:prstGeom>
                              <a:solidFill>
                                <a:srgbClr val="FFFFFF">
                                  <a:alpha val="0"/>
                                </a:srgbClr>
                              </a:solidFill>
                              <a:ln w="9525">
                                <a:solidFill>
                                  <a:srgbClr val="000000"/>
                                </a:solidFill>
                                <a:miter lim="800000"/>
                                <a:headEnd/>
                                <a:tailEnd/>
                              </a:ln>
                            </wps:spPr>
                            <wps:txbx>
                              <w:txbxContent>
                                <w:p w14:paraId="19E4A561" w14:textId="05481593" w:rsidR="000326B2" w:rsidRDefault="000326B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25846" id="Text Box 2" o:spid="_x0000_s1027" type="#_x0000_t202" style="position:absolute;margin-left:-1.9pt;margin-top:4.2pt;width:465.85pt;height:9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">
                      <v:fill opacity="0"/>
                      <v:textbox>
                        <w:txbxContent>
                          <w:p w14:paraId="19E4A561" w14:textId="05481593" w:rsidR="000326B2" w:rsidRDefault="000326B2"/>
                        </w:txbxContent>
                      </v:textbox>
                    </v:shape>
                  </w:pict>
                </mc:Fallback>
              </mc:AlternateContent>
            </w:r>
            <w:r w:rsidR="003E7C6C" w:rsidRPr="000E27C6">
              <w:rPr>
                <w:noProof/>
              </w:rPr>
              <w:drawing>
                <wp:inline distT="0" distB="0" distL="0" distR="0" wp14:anchorId="19B4BEEB" wp14:editId="460CEA1A">
                  <wp:extent cx="2335237" cy="1322363"/>
                  <wp:effectExtent l="38100" t="0" r="65405"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tc>
        <w:tc>
          <w:tcPr>
            <w:tcW w:w="5754" w:type="dxa"/>
          </w:tcPr>
          <w:p w14:paraId="6F8D2548" w14:textId="77777777" w:rsidR="003E7C6C" w:rsidRPr="000E27C6" w:rsidRDefault="003E7C6C" w:rsidP="00C81F3C"/>
          <w:p w14:paraId="14DC2FD3" w14:textId="77777777" w:rsidR="003E7C6C" w:rsidRPr="000E27C6" w:rsidRDefault="003E7C6C" w:rsidP="00C81F3C">
            <w:r w:rsidRPr="000E27C6">
              <w:sym w:font="Wingdings" w:char="F0E0"/>
            </w:r>
            <w:r w:rsidRPr="000E27C6">
              <w:t>Information Model: Conceptual/abstract model for designers and operators</w:t>
            </w:r>
          </w:p>
        </w:tc>
      </w:tr>
      <w:tr w:rsidR="003E7C6C" w:rsidRPr="000E27C6" w14:paraId="167B111B" w14:textId="77777777" w:rsidTr="00C81F3C">
        <w:tc>
          <w:tcPr>
            <w:tcW w:w="4056" w:type="dxa"/>
            <w:vMerge/>
          </w:tcPr>
          <w:p w14:paraId="0DDD40D2" w14:textId="77777777" w:rsidR="003E7C6C" w:rsidRPr="000E27C6" w:rsidRDefault="003E7C6C" w:rsidP="00C81F3C"/>
        </w:tc>
        <w:tc>
          <w:tcPr>
            <w:tcW w:w="5754" w:type="dxa"/>
          </w:tcPr>
          <w:p w14:paraId="7C0C6F0F" w14:textId="77777777" w:rsidR="003E7C6C" w:rsidRPr="000E27C6" w:rsidRDefault="003E7C6C" w:rsidP="00C81F3C">
            <w:pPr>
              <w:jc w:val="center"/>
            </w:pPr>
          </w:p>
          <w:p w14:paraId="040D8A30" w14:textId="77777777" w:rsidR="003E7C6C" w:rsidRPr="000E27C6" w:rsidRDefault="003E7C6C" w:rsidP="00C81F3C">
            <w:r w:rsidRPr="000E27C6">
              <w:sym w:font="Wingdings" w:char="F0E0"/>
            </w:r>
            <w:r w:rsidRPr="000E27C6">
              <w:t>Data Model: Concrete/Detailed model for implementers</w:t>
            </w:r>
          </w:p>
        </w:tc>
      </w:tr>
    </w:tbl>
    <w:p w14:paraId="0A4BFF18" w14:textId="77777777" w:rsidR="003E7C6C" w:rsidRDefault="003E7C6C" w:rsidP="00780105">
      <w:pPr>
        <w:rPr>
          <w:b/>
          <w:bCs/>
        </w:rPr>
      </w:pPr>
      <w:bookmarkStart w:id="8" w:name="_Toc453160363"/>
      <w:r w:rsidRPr="000E27C6">
        <w:rPr>
          <w:b/>
          <w:bCs/>
        </w:rPr>
        <w:t xml:space="preserve">Figure </w:t>
      </w:r>
      <w:r w:rsidRPr="000E27C6">
        <w:rPr>
          <w:b/>
          <w:bCs/>
        </w:rPr>
        <w:fldChar w:fldCharType="begin"/>
      </w:r>
      <w:r w:rsidRPr="000E27C6">
        <w:rPr>
          <w:b/>
          <w:bCs/>
        </w:rPr>
        <w:instrText xml:space="preserve"> SEQ Figure \* ARABIC </w:instrText>
      </w:r>
      <w:r w:rsidRPr="000E27C6">
        <w:rPr>
          <w:b/>
          <w:bCs/>
        </w:rPr>
        <w:fldChar w:fldCharType="separate"/>
      </w:r>
      <w:r w:rsidR="003009B7">
        <w:rPr>
          <w:b/>
          <w:bCs/>
          <w:noProof/>
        </w:rPr>
        <w:t>1</w:t>
      </w:r>
      <w:r w:rsidRPr="000E27C6">
        <w:fldChar w:fldCharType="end"/>
      </w:r>
      <w:r w:rsidRPr="000E27C6">
        <w:rPr>
          <w:b/>
          <w:bCs/>
        </w:rPr>
        <w:t>. Information model and data model hierarchy</w:t>
      </w:r>
      <w:r w:rsidRPr="000E27C6">
        <w:rPr>
          <w:b/>
          <w:bCs/>
          <w:vertAlign w:val="superscript"/>
        </w:rPr>
        <w:footnoteReference w:id="4"/>
      </w:r>
      <w:bookmarkEnd w:id="8"/>
    </w:p>
    <w:p w14:paraId="260BBFCC" w14:textId="77777777" w:rsidR="00580559" w:rsidRPr="000E27C6" w:rsidRDefault="00580559" w:rsidP="003E7C6C">
      <w:pPr>
        <w:rPr>
          <w:b/>
          <w:bCs/>
        </w:rPr>
      </w:pPr>
    </w:p>
    <w:p w14:paraId="2085FDBC" w14:textId="77777777" w:rsidR="003E7C6C" w:rsidRDefault="003E7C6C" w:rsidP="00492A52">
      <w:r w:rsidRPr="000E27C6">
        <w:t>Classes, relationships, and properties are the building blocks of information models. A class in an information model represents entities and defines the characteristics of objects. A relationship in an information model defines a set of criteria that describes how two objects are related. A property defines attributes and value for an object.</w:t>
      </w:r>
      <w:r w:rsidRPr="000E27C6">
        <w:rPr>
          <w:vertAlign w:val="superscript"/>
        </w:rPr>
        <w:footnoteReference w:id="5"/>
      </w:r>
      <w:r w:rsidRPr="000E27C6">
        <w:t xml:space="preserve"> </w:t>
      </w:r>
    </w:p>
    <w:p w14:paraId="1D4789B3" w14:textId="77777777" w:rsidR="00DD7947" w:rsidRPr="000E27C6" w:rsidRDefault="00DD7947" w:rsidP="003E7C6C"/>
    <w:p w14:paraId="69EC130D" w14:textId="2F8944BE" w:rsidR="004547B8" w:rsidRDefault="003E7C6C" w:rsidP="00492A52">
      <w:r w:rsidRPr="000E27C6">
        <w:t>An example of an information m</w:t>
      </w:r>
      <w:r w:rsidR="00780105">
        <w:t>odel is shown in Figure 2</w:t>
      </w:r>
      <w:r w:rsidRPr="000E27C6">
        <w:t xml:space="preserve">. The model used in the example represents the information exchanged during the course of providing health services through a public health event in a community. The boxes in the figure represent the classes and object and relationships are established as they are linked together through the lines. </w:t>
      </w:r>
    </w:p>
    <w:p w14:paraId="07A2A7E3" w14:textId="77777777" w:rsidR="004547B8" w:rsidRDefault="004547B8" w:rsidP="004547B8">
      <w:pPr>
        <w:ind w:firstLine="720"/>
      </w:pPr>
    </w:p>
    <w:p w14:paraId="4F63C9BF" w14:textId="20A3CE17" w:rsidR="003E7C6C" w:rsidRPr="000E27C6" w:rsidRDefault="003E7C6C" w:rsidP="00492A52">
      <w:r w:rsidRPr="000E27C6">
        <w:t>Simple visual techniques such as boxes and lines are used to simplify the meaningful rules and relationships between the information or data.</w:t>
      </w:r>
      <w:r w:rsidRPr="000E27C6">
        <w:rPr>
          <w:vertAlign w:val="superscript"/>
        </w:rPr>
        <w:footnoteReference w:id="6"/>
      </w:r>
      <w:r w:rsidRPr="000E27C6">
        <w:t xml:space="preserve"> </w:t>
      </w:r>
    </w:p>
    <w:p w14:paraId="423F83EC" w14:textId="77777777" w:rsidR="003E7C6C" w:rsidRPr="000E27C6" w:rsidRDefault="003E7C6C" w:rsidP="003E7C6C"/>
    <w:p w14:paraId="406D2FAB" w14:textId="77777777" w:rsidR="003E7C6C" w:rsidRPr="000E27C6" w:rsidRDefault="003E7C6C" w:rsidP="003E7C6C"/>
    <w:p w14:paraId="37CA8B76" w14:textId="0AB17E95" w:rsidR="003E7C6C" w:rsidRPr="000E27C6" w:rsidRDefault="004547B8" w:rsidP="003E7C6C">
      <w:r w:rsidRPr="000E27C6">
        <w:rPr>
          <w:noProof/>
        </w:rPr>
        <w:lastRenderedPageBreak/>
        <w:drawing>
          <wp:inline distT="0" distB="0" distL="0" distR="0" wp14:anchorId="5651CE5A" wp14:editId="2F747700">
            <wp:extent cx="5267325" cy="4113989"/>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3958" cy="4126980"/>
                    </a:xfrm>
                    <a:prstGeom prst="rect">
                      <a:avLst/>
                    </a:prstGeom>
                  </pic:spPr>
                </pic:pic>
              </a:graphicData>
            </a:graphic>
          </wp:inline>
        </w:drawing>
      </w:r>
    </w:p>
    <w:p w14:paraId="70550D9F" w14:textId="374C9AB9" w:rsidR="003E7C6C" w:rsidRPr="000E27C6" w:rsidRDefault="003E7C6C" w:rsidP="003E7C6C"/>
    <w:p w14:paraId="09F89236" w14:textId="77777777" w:rsidR="003E7C6C" w:rsidRPr="000E27C6" w:rsidRDefault="003E7C6C" w:rsidP="003E7C6C">
      <w:pPr>
        <w:rPr>
          <w:b/>
          <w:bCs/>
        </w:rPr>
      </w:pPr>
      <w:bookmarkStart w:id="9" w:name="_Toc453160364"/>
      <w:r w:rsidRPr="000E27C6">
        <w:rPr>
          <w:b/>
          <w:bCs/>
        </w:rPr>
        <w:t xml:space="preserve">Figure </w:t>
      </w:r>
      <w:r w:rsidRPr="000E27C6">
        <w:rPr>
          <w:b/>
          <w:bCs/>
        </w:rPr>
        <w:fldChar w:fldCharType="begin"/>
      </w:r>
      <w:r w:rsidRPr="000E27C6">
        <w:rPr>
          <w:b/>
          <w:bCs/>
        </w:rPr>
        <w:instrText xml:space="preserve"> SEQ Figure \* ARABIC </w:instrText>
      </w:r>
      <w:r w:rsidRPr="000E27C6">
        <w:rPr>
          <w:b/>
          <w:bCs/>
        </w:rPr>
        <w:fldChar w:fldCharType="separate"/>
      </w:r>
      <w:r w:rsidR="003009B7">
        <w:rPr>
          <w:b/>
          <w:bCs/>
          <w:noProof/>
        </w:rPr>
        <w:t>2</w:t>
      </w:r>
      <w:r w:rsidRPr="000E27C6">
        <w:fldChar w:fldCharType="end"/>
      </w:r>
      <w:r w:rsidRPr="000E27C6">
        <w:rPr>
          <w:b/>
          <w:bCs/>
        </w:rPr>
        <w:t>. Information Model representing information exchange during the course of providing health services to a patient</w:t>
      </w:r>
      <w:r w:rsidRPr="000E27C6">
        <w:rPr>
          <w:b/>
          <w:bCs/>
          <w:vertAlign w:val="superscript"/>
        </w:rPr>
        <w:footnoteReference w:id="7"/>
      </w:r>
      <w:bookmarkEnd w:id="9"/>
    </w:p>
    <w:p w14:paraId="200DE86D" w14:textId="77777777" w:rsidR="003E7C6C" w:rsidRPr="000E27C6" w:rsidRDefault="003E7C6C" w:rsidP="003E7C6C"/>
    <w:p w14:paraId="04E04E91" w14:textId="2FB70E94" w:rsidR="003E7C6C" w:rsidDel="005D47DD" w:rsidRDefault="003E7C6C" w:rsidP="00492A52">
      <w:pPr>
        <w:rPr>
          <w:del w:id="10" w:author="Kafle, Subash" w:date="2016-08-30T12:50:00Z"/>
        </w:rPr>
      </w:pPr>
      <w:del w:id="11" w:author="Kafle, Subash" w:date="2016-08-30T12:50:00Z">
        <w:r w:rsidRPr="000E27C6" w:rsidDel="005D47DD">
          <w:delText xml:space="preserve">Classes, relationships, and properties are the building blocks of information models. A class in an information model represents entities and defines the characteristics of objects. A relationship in an information model defines a set of criteria that describes how two objects are related. A property defines attributes and value for an object. </w:delText>
        </w:r>
      </w:del>
    </w:p>
    <w:p w14:paraId="19DAE270" w14:textId="77777777" w:rsidR="003E7C6C" w:rsidRPr="007441DA" w:rsidRDefault="003E7C6C" w:rsidP="003E7C6C">
      <w:pPr>
        <w:pStyle w:val="Heading1"/>
      </w:pPr>
      <w:bookmarkStart w:id="12" w:name="_Toc455653207"/>
      <w:bookmarkStart w:id="13" w:name="_Toc457392638"/>
      <w:r>
        <w:t>Federal Health Information Model</w:t>
      </w:r>
      <w:bookmarkEnd w:id="12"/>
      <w:bookmarkEnd w:id="13"/>
    </w:p>
    <w:p w14:paraId="4422C63A" w14:textId="77777777" w:rsidR="003E7C6C" w:rsidRDefault="003E7C6C" w:rsidP="00492A52">
      <w:pPr>
        <w:rPr>
          <w:bCs/>
        </w:rPr>
      </w:pPr>
      <w:r w:rsidRPr="003D6464">
        <w:rPr>
          <w:bCs/>
        </w:rPr>
        <w:t>Assuring high-quality care through data standardization depends on developing and maintaining effective and efficient health information interchange and intercommunication between care delivery organizations. Despite numerous standards development organizations (SDO) existing within the health industry, standards initiatives for health care have not always been well-coordinated and harmonized. There are notable overlaps in information modeling, messaging, image formats, vocabularies, and security.</w:t>
      </w:r>
      <w:bookmarkStart w:id="14" w:name="_Ref447886989"/>
      <w:r w:rsidRPr="003D6464">
        <w:rPr>
          <w:bCs/>
          <w:vertAlign w:val="superscript"/>
        </w:rPr>
        <w:footnoteReference w:id="8"/>
      </w:r>
      <w:bookmarkEnd w:id="14"/>
    </w:p>
    <w:p w14:paraId="5C7A46A2" w14:textId="77777777" w:rsidR="00DD7947" w:rsidRPr="003D6464" w:rsidRDefault="00DD7947" w:rsidP="003E7C6C">
      <w:pPr>
        <w:rPr>
          <w:bCs/>
        </w:rPr>
      </w:pPr>
    </w:p>
    <w:p w14:paraId="051B7372" w14:textId="75B472AF" w:rsidR="003E7C6C" w:rsidRDefault="005D47DD" w:rsidP="0094659D">
      <w:ins w:id="15" w:author="Kafle, Subash" w:date="2016-08-30T12:52:00Z">
        <w:r>
          <w:lastRenderedPageBreak/>
          <w:t>FHA</w:t>
        </w:r>
      </w:ins>
      <w:del w:id="16" w:author="Kafle, Subash" w:date="2016-08-30T12:52:00Z">
        <w:r w:rsidR="006A4FAE" w:rsidDel="005D47DD">
          <w:delText>ONC</w:delText>
        </w:r>
      </w:del>
      <w:r w:rsidR="003E7C6C" w:rsidRPr="003D6464">
        <w:t xml:space="preserve"> initiated the </w:t>
      </w:r>
      <w:r w:rsidR="006A4FAE">
        <w:t>FHIM</w:t>
      </w:r>
      <w:r w:rsidR="003E7C6C" w:rsidRPr="003D6464">
        <w:t xml:space="preserve"> in 2009 on behalf of </w:t>
      </w:r>
      <w:r w:rsidR="009E5C88">
        <w:t xml:space="preserve">their </w:t>
      </w:r>
      <w:r w:rsidR="003E7C6C" w:rsidRPr="003D6464">
        <w:t>feder</w:t>
      </w:r>
      <w:r w:rsidR="009E5C88">
        <w:t>al partners</w:t>
      </w:r>
      <w:r w:rsidR="003E7C6C" w:rsidRPr="003D6464">
        <w:t xml:space="preserve"> in an effort to develop a standard health information model among federal agencies. One of the goals of the FHIM is to serve as an information model har</w:t>
      </w:r>
      <w:r w:rsidR="009E5C88">
        <w:t>monized across all FHA p</w:t>
      </w:r>
      <w:r w:rsidR="001558BC">
        <w:t>artners</w:t>
      </w:r>
      <w:r w:rsidR="003E7C6C" w:rsidRPr="003D6464">
        <w:t xml:space="preserve"> that could be used as the information or data layer in an a</w:t>
      </w:r>
      <w:r w:rsidR="001517F4">
        <w:t>gency’s EA</w:t>
      </w:r>
      <w:r w:rsidR="003E7C6C" w:rsidRPr="003D6464">
        <w:t>.</w:t>
      </w:r>
      <w:r w:rsidR="003E7C6C" w:rsidRPr="003D6464">
        <w:rPr>
          <w:vertAlign w:val="superscript"/>
        </w:rPr>
        <w:footnoteReference w:id="9"/>
      </w:r>
      <w:r w:rsidR="003E7C6C" w:rsidRPr="003D6464">
        <w:t xml:space="preserve"> </w:t>
      </w:r>
    </w:p>
    <w:p w14:paraId="59F48DF1" w14:textId="77777777" w:rsidR="00DD7947" w:rsidRPr="003D6464" w:rsidRDefault="00DD7947" w:rsidP="003E7C6C"/>
    <w:p w14:paraId="559D81F4" w14:textId="41007F12" w:rsidR="00A54233" w:rsidRPr="003D6464" w:rsidRDefault="00BC045C">
      <w:r>
        <w:t>The FHIM was built in partnership with the participating federal agencies. It was developed to be the single and authoritative source of information for applicable health information technology standards. The FHIM allows information such as medical histories, enrollment information, provider information, procedures, prescriptions, etc., to be better standardized across participating federal agencies, specifically the DoD, VA, CDC, FDA, ONC</w:t>
      </w:r>
      <w:r w:rsidRPr="003C123E">
        <w:t>, and NIST</w:t>
      </w:r>
      <w:r>
        <w:t>.</w:t>
      </w:r>
      <w:r w:rsidR="003E7C6C" w:rsidRPr="003D6464">
        <w:t xml:space="preserve"> Because the FHIM is a platform</w:t>
      </w:r>
      <w:r w:rsidR="0094659D">
        <w:t xml:space="preserve"> </w:t>
      </w:r>
      <w:r w:rsidR="003E7C6C" w:rsidRPr="003D6464">
        <w:t xml:space="preserve"> independent information model developed in collaboration with the federal agencies, it is also intended to harmonize health related information content across federal partners and standards organizations to make it possible that standards-based solutions work as intended.</w:t>
      </w:r>
      <w:r w:rsidR="003E7C6C" w:rsidRPr="003D6464">
        <w:rPr>
          <w:vertAlign w:val="superscript"/>
        </w:rPr>
        <w:footnoteReference w:id="10"/>
      </w:r>
      <w:r w:rsidR="003E7C6C" w:rsidRPr="003D6464">
        <w:t xml:space="preserve"> As an example, modeling of vital signs such as blood pressure through </w:t>
      </w:r>
      <w:r w:rsidR="001517F4">
        <w:t xml:space="preserve">the </w:t>
      </w:r>
      <w:r w:rsidR="003E7C6C" w:rsidRPr="003D6464">
        <w:t>FHIM includes standard classifiers and common properties such as abstractbloodpressureobservation, bloodpressurecufffsizequalifier, bloodpressurediastolicendpoint, bloodpressureobservation,</w:t>
      </w:r>
      <w:r w:rsidR="001517F4">
        <w:t xml:space="preserve"> etc., as seen in Figure 3</w:t>
      </w:r>
      <w:r>
        <w:t xml:space="preserve">, a </w:t>
      </w:r>
      <w:r w:rsidR="00E40B23">
        <w:t>section of the blood pressure vital sign FHIM model.</w:t>
      </w:r>
    </w:p>
    <w:p w14:paraId="6C8A9A96" w14:textId="77777777" w:rsidR="001558BC" w:rsidRDefault="001558BC" w:rsidP="003E7C6C"/>
    <w:p w14:paraId="1EB912EE" w14:textId="77777777" w:rsidR="004547B8" w:rsidRDefault="004547B8" w:rsidP="003E7C6C"/>
    <w:p w14:paraId="47DF153B" w14:textId="6D520713" w:rsidR="003E7C6C" w:rsidRDefault="003E7C6C" w:rsidP="003E7C6C">
      <w:r w:rsidRPr="003D6464">
        <w:rPr>
          <w:noProof/>
        </w:rPr>
        <w:drawing>
          <wp:inline distT="0" distB="0" distL="0" distR="0" wp14:anchorId="7EE6635A" wp14:editId="18E0353B">
            <wp:extent cx="5943600" cy="3594899"/>
            <wp:effectExtent l="0" t="0" r="0" b="5715"/>
            <wp:docPr id="18" name="Picture 18" descr="VitalSignsBloodPres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talSignsBloodPressur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84" t="31721" r="60834" b="17999"/>
                    <a:stretch/>
                  </pic:blipFill>
                  <pic:spPr bwMode="auto">
                    <a:xfrm>
                      <a:off x="0" y="0"/>
                      <a:ext cx="5998933" cy="3628366"/>
                    </a:xfrm>
                    <a:prstGeom prst="rect">
                      <a:avLst/>
                    </a:prstGeom>
                    <a:noFill/>
                    <a:ln>
                      <a:noFill/>
                    </a:ln>
                    <a:extLst>
                      <a:ext uri="{53640926-AAD7-44D8-BBD7-CCE9431645EC}">
                        <a14:shadowObscured xmlns:a14="http://schemas.microsoft.com/office/drawing/2010/main"/>
                      </a:ext>
                    </a:extLst>
                  </pic:spPr>
                </pic:pic>
              </a:graphicData>
            </a:graphic>
          </wp:inline>
        </w:drawing>
      </w:r>
    </w:p>
    <w:p w14:paraId="044352E1" w14:textId="6C66C83C" w:rsidR="00580559" w:rsidRPr="003D6464" w:rsidRDefault="00580559" w:rsidP="00580559">
      <w:pPr>
        <w:rPr>
          <w:b/>
          <w:bCs/>
        </w:rPr>
      </w:pPr>
      <w:bookmarkStart w:id="17" w:name="_Toc453160365"/>
      <w:r w:rsidRPr="003D6464">
        <w:rPr>
          <w:b/>
          <w:bCs/>
        </w:rPr>
        <w:t xml:space="preserve">Figure </w:t>
      </w:r>
      <w:r w:rsidRPr="003D6464">
        <w:rPr>
          <w:b/>
          <w:bCs/>
        </w:rPr>
        <w:fldChar w:fldCharType="begin"/>
      </w:r>
      <w:r w:rsidRPr="003D6464">
        <w:rPr>
          <w:b/>
          <w:bCs/>
        </w:rPr>
        <w:instrText xml:space="preserve"> SEQ Figure \* ARABIC </w:instrText>
      </w:r>
      <w:r w:rsidRPr="003D6464">
        <w:rPr>
          <w:b/>
          <w:bCs/>
        </w:rPr>
        <w:fldChar w:fldCharType="separate"/>
      </w:r>
      <w:r w:rsidR="003009B7">
        <w:rPr>
          <w:b/>
          <w:bCs/>
          <w:noProof/>
        </w:rPr>
        <w:t>3</w:t>
      </w:r>
      <w:r w:rsidRPr="003D6464">
        <w:fldChar w:fldCharType="end"/>
      </w:r>
      <w:r w:rsidRPr="003D6464">
        <w:rPr>
          <w:b/>
          <w:bCs/>
        </w:rPr>
        <w:t xml:space="preserve">. FHIM Vital Signs Domain – </w:t>
      </w:r>
      <w:r w:rsidR="00BC045C">
        <w:rPr>
          <w:b/>
          <w:bCs/>
        </w:rPr>
        <w:t xml:space="preserve">A Section of the </w:t>
      </w:r>
      <w:r w:rsidRPr="003D6464">
        <w:rPr>
          <w:b/>
          <w:bCs/>
        </w:rPr>
        <w:t>Blood Pressure Observation</w:t>
      </w:r>
      <w:bookmarkEnd w:id="17"/>
    </w:p>
    <w:p w14:paraId="1118FA74" w14:textId="77777777" w:rsidR="003E7C6C" w:rsidRDefault="003E7C6C" w:rsidP="003E7C6C"/>
    <w:p w14:paraId="1F3B12BB" w14:textId="35AC7BC1" w:rsidR="001558BC" w:rsidRDefault="003E7C6C" w:rsidP="00BC045C">
      <w:r w:rsidRPr="003D6464">
        <w:lastRenderedPageBreak/>
        <w:t>FHIM supports interoperability requirements for the FHA’s federal partners by identifying common data to enhance collection, sharing, and use of critical information between federal agencies and private sector healthcar</w:t>
      </w:r>
      <w:r w:rsidR="001517F4">
        <w:t xml:space="preserve">e organizations. Figure 4 </w:t>
      </w:r>
      <w:r w:rsidRPr="003D6464">
        <w:t xml:space="preserve">depicts the information interoperability alignment framework developed for clinical data exchange between </w:t>
      </w:r>
      <w:r w:rsidR="001517F4">
        <w:t xml:space="preserve">the </w:t>
      </w:r>
      <w:r w:rsidRPr="003D6464">
        <w:t xml:space="preserve">VA and DoD. </w:t>
      </w:r>
    </w:p>
    <w:p w14:paraId="13792B49" w14:textId="77777777" w:rsidR="001558BC" w:rsidRDefault="001558BC" w:rsidP="003E7C6C"/>
    <w:p w14:paraId="12B41B70" w14:textId="5D52C64A" w:rsidR="003E7C6C" w:rsidRDefault="003E7C6C" w:rsidP="00BC045C">
      <w:r w:rsidRPr="003D6464">
        <w:t>The framework’s nine levels are grouped into three information types: data, transport, and security</w:t>
      </w:r>
      <w:r w:rsidRPr="003D6464">
        <w:rPr>
          <w:vertAlign w:val="superscript"/>
        </w:rPr>
        <w:footnoteReference w:id="11"/>
      </w:r>
      <w:r w:rsidRPr="003D6464">
        <w:t xml:space="preserve">. The FHIM applies to the “Data – Information model” </w:t>
      </w:r>
      <w:ins w:id="18" w:author="Kafle, Subash" w:date="2016-08-30T12:53:00Z">
        <w:r w:rsidR="005D47DD">
          <w:t xml:space="preserve">and “Data – Terminology Models” </w:t>
        </w:r>
      </w:ins>
      <w:r w:rsidRPr="003D6464">
        <w:t>level</w:t>
      </w:r>
      <w:ins w:id="19" w:author="Kafle, Subash" w:date="2016-08-30T12:53:00Z">
        <w:r w:rsidR="005D47DD">
          <w:t>s</w:t>
        </w:r>
      </w:ins>
      <w:r w:rsidRPr="003D6464">
        <w:t xml:space="preserve"> where domain objects are modeled and relationships are established. </w:t>
      </w:r>
    </w:p>
    <w:p w14:paraId="052ADF2D" w14:textId="77777777" w:rsidR="001558BC" w:rsidRPr="003D6464" w:rsidRDefault="001558BC" w:rsidP="003E7C6C"/>
    <w:p w14:paraId="228D4060" w14:textId="77777777" w:rsidR="003E7C6C" w:rsidRPr="003D6464" w:rsidRDefault="003E7C6C" w:rsidP="003E7C6C">
      <w:r w:rsidRPr="003D6464">
        <w:rPr>
          <w:noProof/>
        </w:rPr>
        <w:drawing>
          <wp:inline distT="0" distB="0" distL="0" distR="0" wp14:anchorId="4108CB18" wp14:editId="098BEC56">
            <wp:extent cx="6195354" cy="3124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7895" cy="3130524"/>
                    </a:xfrm>
                    <a:prstGeom prst="rect">
                      <a:avLst/>
                    </a:prstGeom>
                  </pic:spPr>
                </pic:pic>
              </a:graphicData>
            </a:graphic>
          </wp:inline>
        </w:drawing>
      </w:r>
    </w:p>
    <w:p w14:paraId="1FEB6E8E" w14:textId="77777777" w:rsidR="003E7C6C" w:rsidRDefault="003E7C6C" w:rsidP="003E7C6C">
      <w:pPr>
        <w:rPr>
          <w:b/>
        </w:rPr>
      </w:pPr>
      <w:bookmarkStart w:id="20" w:name="_Toc453160366"/>
      <w:r w:rsidRPr="003D6464">
        <w:rPr>
          <w:b/>
        </w:rPr>
        <w:t xml:space="preserve">Figure </w:t>
      </w:r>
      <w:r w:rsidRPr="003D6464">
        <w:rPr>
          <w:b/>
        </w:rPr>
        <w:fldChar w:fldCharType="begin"/>
      </w:r>
      <w:r w:rsidRPr="003D6464">
        <w:rPr>
          <w:b/>
        </w:rPr>
        <w:instrText xml:space="preserve"> SEQ Figure \* ARABIC </w:instrText>
      </w:r>
      <w:r w:rsidRPr="003D6464">
        <w:rPr>
          <w:b/>
        </w:rPr>
        <w:fldChar w:fldCharType="separate"/>
      </w:r>
      <w:r w:rsidR="003009B7">
        <w:rPr>
          <w:b/>
          <w:noProof/>
        </w:rPr>
        <w:t>4</w:t>
      </w:r>
      <w:r w:rsidRPr="003D6464">
        <w:fldChar w:fldCharType="end"/>
      </w:r>
      <w:r w:rsidRPr="003D6464">
        <w:rPr>
          <w:b/>
        </w:rPr>
        <w:t>. Levels of Alignment for Information Interoperability</w:t>
      </w:r>
      <w:r w:rsidRPr="003D6464">
        <w:rPr>
          <w:vertAlign w:val="superscript"/>
        </w:rPr>
        <w:footnoteReference w:id="12"/>
      </w:r>
      <w:bookmarkEnd w:id="20"/>
    </w:p>
    <w:p w14:paraId="08CB7E30" w14:textId="77777777" w:rsidR="001558BC" w:rsidRPr="003D6464" w:rsidRDefault="001558BC" w:rsidP="003E7C6C">
      <w:pPr>
        <w:rPr>
          <w:b/>
        </w:rPr>
      </w:pPr>
    </w:p>
    <w:p w14:paraId="778027B8" w14:textId="77777777" w:rsidR="004547B8" w:rsidRDefault="003E7C6C" w:rsidP="00BC045C">
      <w:r w:rsidRPr="003D6464">
        <w:rPr>
          <w:bCs/>
        </w:rPr>
        <w:t xml:space="preserve">The </w:t>
      </w:r>
      <w:r w:rsidRPr="003D6464">
        <w:t xml:space="preserve">FHIM aligns well with the FHA Strategic Plan Revised Draft dated November 29, 2012. Specifically, FHIM aligns with Goal 2, which is to “Encourage adoption of interoperability specifications, resulting in active data exchange in the federal health community”. </w:t>
      </w:r>
    </w:p>
    <w:p w14:paraId="051F2588" w14:textId="77777777" w:rsidR="004547B8" w:rsidRDefault="004547B8" w:rsidP="004547B8">
      <w:pPr>
        <w:ind w:firstLine="720"/>
      </w:pPr>
    </w:p>
    <w:p w14:paraId="5EB36CDA" w14:textId="337920B5" w:rsidR="003E7C6C" w:rsidRDefault="003E7C6C" w:rsidP="00BC045C">
      <w:r w:rsidRPr="003D6464">
        <w:t>The dual focus on generating implementation guides, as well as supporting</w:t>
      </w:r>
      <w:r w:rsidR="001517F4">
        <w:t xml:space="preserve"> EA</w:t>
      </w:r>
      <w:r w:rsidRPr="003D6464">
        <w:t xml:space="preserve"> work, aligns with the following objectives in the strategy:</w:t>
      </w:r>
      <w:r w:rsidRPr="003D6464">
        <w:rPr>
          <w:vertAlign w:val="superscript"/>
        </w:rPr>
        <w:footnoteReference w:id="13"/>
      </w:r>
      <w:r w:rsidR="004547B8">
        <w:t xml:space="preserve"> </w:t>
      </w:r>
      <w:r w:rsidRPr="003D6464">
        <w:t>Objective 2.1: “Improve exchange of Health Data among the Federal Government (…)” and</w:t>
      </w:r>
      <w:r w:rsidR="004547B8">
        <w:t xml:space="preserve"> </w:t>
      </w:r>
      <w:r w:rsidRPr="003D6464">
        <w:t>Objective 2.2: “Encourage Adoption of Interoperability Specifications (…)”.</w:t>
      </w:r>
      <w:r w:rsidRPr="003D6464">
        <w:rPr>
          <w:vertAlign w:val="superscript"/>
        </w:rPr>
        <w:footnoteReference w:id="14"/>
      </w:r>
    </w:p>
    <w:p w14:paraId="6E562B07" w14:textId="77777777" w:rsidR="00DD7947" w:rsidRPr="003D6464" w:rsidRDefault="00DD7947" w:rsidP="003E7C6C"/>
    <w:p w14:paraId="16EF7E9E" w14:textId="41918931" w:rsidR="004547B8" w:rsidRDefault="003E7C6C" w:rsidP="00BC045C">
      <w:r w:rsidRPr="003D6464">
        <w:lastRenderedPageBreak/>
        <w:t>The FHIM model structure consists of information domains, which represent a group of related information. The status of these health information domains is represented by the Figu</w:t>
      </w:r>
      <w:r w:rsidR="001517F4">
        <w:t>re 5</w:t>
      </w:r>
      <w:r w:rsidRPr="003D6464">
        <w:t xml:space="preserve">. The domains are color-coded to indicate the status of completion. </w:t>
      </w:r>
    </w:p>
    <w:p w14:paraId="32AC65ED" w14:textId="77777777" w:rsidR="004547B8" w:rsidRDefault="004547B8" w:rsidP="004547B8">
      <w:pPr>
        <w:ind w:firstLine="720"/>
      </w:pPr>
    </w:p>
    <w:p w14:paraId="2463C070" w14:textId="331774F7" w:rsidR="003E7C6C" w:rsidRPr="003D6464" w:rsidRDefault="003E7C6C" w:rsidP="00BC045C">
      <w:r w:rsidRPr="003D6464">
        <w:t xml:space="preserve">Domains </w:t>
      </w:r>
      <w:del w:id="21" w:author="Kafle, Subash" w:date="2016-08-30T12:53:00Z">
        <w:r w:rsidRPr="003D6464" w:rsidDel="005D47DD">
          <w:delText>that are supplied by the federal partners</w:delText>
        </w:r>
      </w:del>
      <w:ins w:id="22" w:author="Kafle, Subash" w:date="2016-08-30T12:53:00Z">
        <w:r w:rsidR="005D47DD">
          <w:t>which have not yet been modeled</w:t>
        </w:r>
      </w:ins>
      <w:r w:rsidRPr="003D6464">
        <w:t xml:space="preserve"> are represented in gray, purple color indicate that the domain is in-progress, and domains that are complete are indicated by color green.</w:t>
      </w:r>
      <w:r w:rsidRPr="003D6464">
        <w:rPr>
          <w:vertAlign w:val="superscript"/>
        </w:rPr>
        <w:footnoteReference w:id="15"/>
      </w:r>
      <w:r w:rsidRPr="003D6464">
        <w:t xml:space="preserve"> </w:t>
      </w:r>
    </w:p>
    <w:p w14:paraId="21DA48FA" w14:textId="77777777" w:rsidR="003E7C6C" w:rsidRPr="003D6464" w:rsidRDefault="003E7C6C" w:rsidP="003E7C6C">
      <w:r w:rsidRPr="003D6464">
        <w:rPr>
          <w:noProof/>
        </w:rPr>
        <w:drawing>
          <wp:inline distT="0" distB="0" distL="0" distR="0" wp14:anchorId="636F30E3" wp14:editId="3BB362C3">
            <wp:extent cx="5312664" cy="4718304"/>
            <wp:effectExtent l="0" t="0" r="2540" b="6350"/>
            <wp:docPr id="20" name="Picture 20" descr="FHIM Overvie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HIM Overview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2664" cy="4718304"/>
                    </a:xfrm>
                    <a:prstGeom prst="rect">
                      <a:avLst/>
                    </a:prstGeom>
                    <a:noFill/>
                    <a:ln>
                      <a:noFill/>
                    </a:ln>
                  </pic:spPr>
                </pic:pic>
              </a:graphicData>
            </a:graphic>
          </wp:inline>
        </w:drawing>
      </w:r>
    </w:p>
    <w:p w14:paraId="4E2E72D0" w14:textId="358952E6" w:rsidR="003E7C6C" w:rsidRDefault="003E7C6C" w:rsidP="003E7C6C">
      <w:pPr>
        <w:rPr>
          <w:b/>
        </w:rPr>
      </w:pPr>
      <w:bookmarkStart w:id="23" w:name="_Toc453160367"/>
      <w:r w:rsidRPr="003D6464">
        <w:rPr>
          <w:b/>
        </w:rPr>
        <w:t xml:space="preserve">Figure </w:t>
      </w:r>
      <w:r w:rsidRPr="003D6464">
        <w:rPr>
          <w:b/>
        </w:rPr>
        <w:fldChar w:fldCharType="begin"/>
      </w:r>
      <w:r w:rsidRPr="003D6464">
        <w:rPr>
          <w:b/>
        </w:rPr>
        <w:instrText xml:space="preserve"> SEQ Figure \* ARABIC </w:instrText>
      </w:r>
      <w:r w:rsidRPr="003D6464">
        <w:rPr>
          <w:b/>
        </w:rPr>
        <w:fldChar w:fldCharType="separate"/>
      </w:r>
      <w:r w:rsidR="003009B7">
        <w:rPr>
          <w:b/>
          <w:noProof/>
        </w:rPr>
        <w:t>5</w:t>
      </w:r>
      <w:r w:rsidRPr="003D6464">
        <w:fldChar w:fldCharType="end"/>
      </w:r>
      <w:r w:rsidRPr="003D6464">
        <w:rPr>
          <w:b/>
        </w:rPr>
        <w:t xml:space="preserve">. </w:t>
      </w:r>
      <w:bookmarkStart w:id="24" w:name="_Toc447898390"/>
      <w:r w:rsidR="00EA05C5">
        <w:rPr>
          <w:b/>
        </w:rPr>
        <w:t>FHIM</w:t>
      </w:r>
      <w:r w:rsidRPr="003D6464">
        <w:rPr>
          <w:b/>
        </w:rPr>
        <w:t xml:space="preserve"> Domains and their Completion State</w:t>
      </w:r>
      <w:bookmarkEnd w:id="24"/>
      <w:r w:rsidRPr="003D6464">
        <w:rPr>
          <w:b/>
          <w:vertAlign w:val="superscript"/>
        </w:rPr>
        <w:footnoteReference w:id="16"/>
      </w:r>
      <w:bookmarkEnd w:id="23"/>
    </w:p>
    <w:p w14:paraId="6203E811" w14:textId="77777777" w:rsidR="00DD7947" w:rsidRPr="003D6464" w:rsidRDefault="00DD7947" w:rsidP="003E7C6C">
      <w:pPr>
        <w:rPr>
          <w:b/>
        </w:rPr>
      </w:pPr>
    </w:p>
    <w:p w14:paraId="52C8C28C" w14:textId="703E16BF" w:rsidR="003E7C6C" w:rsidRPr="00EA05C5" w:rsidRDefault="003E7C6C" w:rsidP="00BC045C">
      <w:pPr>
        <w:rPr>
          <w:bCs/>
        </w:rPr>
      </w:pPr>
      <w:r w:rsidRPr="003D6464">
        <w:t xml:space="preserve">Further information on the FHIM domains modeling and statuses, modeling style guide, and terminology modeling guide can be found at </w:t>
      </w:r>
      <w:hyperlink r:id="rId17" w:history="1">
        <w:r w:rsidRPr="003D6464">
          <w:rPr>
            <w:rStyle w:val="Hyperlink"/>
            <w:rFonts w:cstheme="minorBidi"/>
            <w:bCs/>
          </w:rPr>
          <w:t>http://www.fhims.org/links.html</w:t>
        </w:r>
      </w:hyperlink>
      <w:r w:rsidRPr="003D6464">
        <w:rPr>
          <w:bCs/>
        </w:rPr>
        <w:t>.</w:t>
      </w:r>
    </w:p>
    <w:p w14:paraId="30B3B76E" w14:textId="1E5CF62D" w:rsidR="003E7C6C" w:rsidRPr="00EC5AA4" w:rsidRDefault="003E7C6C" w:rsidP="003E7C6C">
      <w:pPr>
        <w:pStyle w:val="Heading2"/>
      </w:pPr>
      <w:bookmarkStart w:id="25" w:name="_Toc455653208"/>
      <w:bookmarkStart w:id="26" w:name="_Toc457392639"/>
      <w:r>
        <w:rPr>
          <w:noProof/>
        </w:rPr>
        <w:t>FHIM Modeling Governance Process</w:t>
      </w:r>
      <w:bookmarkEnd w:id="25"/>
      <w:bookmarkEnd w:id="26"/>
    </w:p>
    <w:p w14:paraId="5AE9780E" w14:textId="77777777" w:rsidR="00DD7947" w:rsidRDefault="00DD7947" w:rsidP="003E7C6C"/>
    <w:p w14:paraId="7C89CC06" w14:textId="64677B92" w:rsidR="003E7C6C" w:rsidRDefault="003E7C6C" w:rsidP="00BC045C">
      <w:r w:rsidRPr="003D6464">
        <w:t>The FHIM fact sheet</w:t>
      </w:r>
      <w:r w:rsidRPr="003D6464">
        <w:rPr>
          <w:vertAlign w:val="superscript"/>
        </w:rPr>
        <w:footnoteReference w:id="17"/>
      </w:r>
      <w:r w:rsidRPr="003D6464">
        <w:t xml:space="preserve"> lays out the modeling process for the FHIM. The FHIM modeling governing process as described in the modeling process fact sheet is summarized in </w:t>
      </w:r>
      <w:r w:rsidR="00EA05C5">
        <w:t xml:space="preserve">graphical </w:t>
      </w:r>
      <w:r w:rsidR="00EA05C5">
        <w:lastRenderedPageBreak/>
        <w:t>form in Figure 6</w:t>
      </w:r>
      <w:r w:rsidRPr="003D6464">
        <w:t xml:space="preserve">, and involves seven stakeholders: </w:t>
      </w:r>
      <w:r w:rsidR="00EA05C5">
        <w:t>FHA Managing B</w:t>
      </w:r>
      <w:r w:rsidRPr="003D6464">
        <w:t xml:space="preserve">oard; FHIM manager; </w:t>
      </w:r>
      <w:del w:id="27" w:author="Kafle, Subash" w:date="2016-08-30T12:57:00Z">
        <w:r w:rsidRPr="003D6464" w:rsidDel="005D47DD">
          <w:delText>FHIM technical team;</w:delText>
        </w:r>
      </w:del>
      <w:r w:rsidRPr="003D6464">
        <w:t xml:space="preserve"> lead domain modeler; FHIM modeling team; federal partners; and terminology team. </w:t>
      </w:r>
    </w:p>
    <w:p w14:paraId="7ABD9A82" w14:textId="77777777" w:rsidR="00DD7947" w:rsidRPr="003D6464" w:rsidRDefault="00DD7947" w:rsidP="003E7C6C"/>
    <w:p w14:paraId="2B4668C6" w14:textId="13E5C083" w:rsidR="002B5471" w:rsidRDefault="003E7C6C" w:rsidP="00BC045C">
      <w:del w:id="28" w:author="Kafle, Subash" w:date="2016-08-30T12:54:00Z">
        <w:r w:rsidRPr="003D6464" w:rsidDel="005D47DD">
          <w:delText>There are over 40 different FHIM information domains.</w:delText>
        </w:r>
      </w:del>
      <w:ins w:id="29" w:author="Kafle, Subash" w:date="2016-08-30T12:54:00Z">
        <w:r w:rsidR="005D47DD">
          <w:t>There are currently 36 different FHIM information domains. This number is expected to increase in the future as new information is identified during the modeling of the remaining domains.</w:t>
        </w:r>
      </w:ins>
      <w:r w:rsidRPr="003D6464">
        <w:t xml:space="preserve"> For a domain to be modeled, it is prioritized by the managing board based on the need of the federal partners, who bring their use cases and information requirements to the effort. The prioritized domain is then scheduled to be modeled by the FHIM manager who identifies the modeler and the modeling team. The lead domain modeler harmonizes the FHIM baseline with the existing interoperability standards and the FHIM modeling team identify the SMEs. The lead domain modeler and the FHIM modeling team work together to identify and model key use cases and confirm or modify the draft elements. The FHIM </w:t>
      </w:r>
      <w:ins w:id="30" w:author="Kafle, Subash" w:date="2016-08-30T12:57:00Z">
        <w:r w:rsidR="005D47DD">
          <w:t>modeling</w:t>
        </w:r>
      </w:ins>
      <w:del w:id="31" w:author="Kafle, Subash" w:date="2016-08-30T12:57:00Z">
        <w:r w:rsidRPr="003D6464" w:rsidDel="005D47DD">
          <w:delText>technical</w:delText>
        </w:r>
      </w:del>
      <w:r w:rsidRPr="003D6464">
        <w:t xml:space="preserve"> team takes the lead to publish domain for review, once it has been shown to meet quality requirements. </w:t>
      </w:r>
    </w:p>
    <w:p w14:paraId="56369291" w14:textId="77777777" w:rsidR="002B5471" w:rsidRDefault="002B5471" w:rsidP="002B5471">
      <w:pPr>
        <w:ind w:firstLine="720"/>
      </w:pPr>
    </w:p>
    <w:p w14:paraId="4D650095" w14:textId="26D1E958" w:rsidR="003E7C6C" w:rsidRDefault="003E7C6C" w:rsidP="00BC045C">
      <w:r w:rsidRPr="003D6464">
        <w:t xml:space="preserve">Federal partners review the published domain and make any necessary comments or suggestions. Based on the received comments and </w:t>
      </w:r>
      <w:r w:rsidR="001558BC">
        <w:t>feedback</w:t>
      </w:r>
      <w:r w:rsidR="00000B5B">
        <w:t xml:space="preserve">, the FHIM modeling team </w:t>
      </w:r>
      <w:ins w:id="32" w:author="Kafle, Subash" w:date="2016-08-30T13:00:00Z">
        <w:r w:rsidR="00056BCD">
          <w:t>updates</w:t>
        </w:r>
      </w:ins>
      <w:del w:id="33" w:author="Kafle, Subash" w:date="2016-08-30T13:00:00Z">
        <w:r w:rsidRPr="003D6464" w:rsidDel="00056BCD">
          <w:delText>upgrade</w:delText>
        </w:r>
        <w:r w:rsidR="00000B5B" w:rsidDel="00056BCD">
          <w:delText>s</w:delText>
        </w:r>
      </w:del>
      <w:r w:rsidRPr="003D6464">
        <w:t xml:space="preserve"> the domain and </w:t>
      </w:r>
      <w:del w:id="34" w:author="Kafle, Subash" w:date="2016-08-30T12:59:00Z">
        <w:r w:rsidRPr="003D6464" w:rsidDel="005D47DD">
          <w:delText xml:space="preserve">the FHIM technical team </w:delText>
        </w:r>
      </w:del>
      <w:r w:rsidRPr="003D6464">
        <w:t>publish</w:t>
      </w:r>
      <w:r w:rsidR="00000B5B">
        <w:t xml:space="preserve">es the comment dispositions. The FHIM </w:t>
      </w:r>
      <w:ins w:id="35" w:author="Kafle, Subash" w:date="2016-08-30T12:59:00Z">
        <w:r w:rsidR="005D47DD">
          <w:t xml:space="preserve">modeling team </w:t>
        </w:r>
      </w:ins>
      <w:del w:id="36" w:author="Kafle, Subash" w:date="2016-08-30T12:59:00Z">
        <w:r w:rsidR="00000B5B" w:rsidDel="005D47DD">
          <w:delText>technical team</w:delText>
        </w:r>
      </w:del>
      <w:r w:rsidRPr="003D6464">
        <w:t xml:space="preserve"> </w:t>
      </w:r>
      <w:r w:rsidR="00000B5B">
        <w:t xml:space="preserve">then </w:t>
      </w:r>
      <w:r w:rsidRPr="003D6464">
        <w:t>publish</w:t>
      </w:r>
      <w:r w:rsidR="00000B5B">
        <w:t>es</w:t>
      </w:r>
      <w:r w:rsidRPr="003D6464">
        <w:t xml:space="preserve"> the domain.</w:t>
      </w:r>
      <w:r w:rsidRPr="003D6464">
        <w:rPr>
          <w:vertAlign w:val="superscript"/>
        </w:rPr>
        <w:footnoteReference w:id="18"/>
      </w:r>
    </w:p>
    <w:p w14:paraId="56DD6DE1" w14:textId="77777777" w:rsidR="00DD7947" w:rsidRPr="003D6464" w:rsidRDefault="00DD7947" w:rsidP="003E7C6C"/>
    <w:p w14:paraId="1C4D295D" w14:textId="77777777" w:rsidR="00757CC0" w:rsidRDefault="003E7C6C" w:rsidP="003E7C6C">
      <w:pPr>
        <w:rPr>
          <w:rStyle w:val="Hyperlink"/>
          <w:rFonts w:cstheme="minorBidi"/>
        </w:rPr>
      </w:pPr>
      <w:r w:rsidRPr="003D6464">
        <w:t>Further information on the detail modeling process and</w:t>
      </w:r>
      <w:r w:rsidR="00757CC0">
        <w:t xml:space="preserve"> its governance can be found at </w:t>
      </w:r>
      <w:r w:rsidR="00736690">
        <w:t xml:space="preserve"> </w:t>
      </w:r>
      <w:hyperlink r:id="rId18" w:history="1">
        <w:r w:rsidR="00757CC0" w:rsidRPr="00757CC0">
          <w:rPr>
            <w:rStyle w:val="Hyperlink"/>
            <w:rFonts w:cstheme="minorBidi"/>
          </w:rPr>
          <w:t>http://fhims.org/content/420A62FD03B6_root.html</w:t>
        </w:r>
        <w:r w:rsidR="00736690" w:rsidRPr="00757CC0">
          <w:rPr>
            <w:rStyle w:val="Hyperlink"/>
            <w:rFonts w:cstheme="minorBidi"/>
          </w:rPr>
          <w:t xml:space="preserve"> </w:t>
        </w:r>
      </w:hyperlink>
    </w:p>
    <w:p w14:paraId="3C6B284C" w14:textId="77777777" w:rsidR="00000B5B" w:rsidRDefault="00000B5B" w:rsidP="003E7C6C"/>
    <w:p w14:paraId="076CB851" w14:textId="2E43438B" w:rsidR="003E7C6C" w:rsidRPr="003D6464" w:rsidRDefault="00736690" w:rsidP="003E7C6C">
      <w:r>
        <w:t xml:space="preserve"> </w:t>
      </w:r>
      <w:r w:rsidRPr="00757CC0">
        <w:rPr>
          <w:noProof/>
        </w:rPr>
        <w:drawing>
          <wp:inline distT="0" distB="0" distL="0" distR="0" wp14:anchorId="11BE2DFF" wp14:editId="68D77F80">
            <wp:extent cx="3060562" cy="2381693"/>
            <wp:effectExtent l="19050" t="19050" r="26035" b="19050"/>
            <wp:docPr id="107374182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a:blip r:embed="rId19">
                      <a:extLst/>
                    </a:blip>
                    <a:stretch>
                      <a:fillRect/>
                    </a:stretch>
                  </pic:blipFill>
                  <pic:spPr>
                    <a:xfrm>
                      <a:off x="0" y="0"/>
                      <a:ext cx="3086649" cy="2401994"/>
                    </a:xfrm>
                    <a:prstGeom prst="rect">
                      <a:avLst/>
                    </a:prstGeom>
                    <a:ln w="12700" cap="flat">
                      <a:solidFill>
                        <a:schemeClr val="tx1"/>
                      </a:solidFill>
                      <a:miter lim="400000"/>
                    </a:ln>
                    <a:effectLst/>
                  </pic:spPr>
                </pic:pic>
              </a:graphicData>
            </a:graphic>
          </wp:inline>
        </w:drawing>
      </w:r>
    </w:p>
    <w:p w14:paraId="70E7BC89" w14:textId="77777777" w:rsidR="003E7C6C" w:rsidRPr="003D6464" w:rsidRDefault="003E7C6C" w:rsidP="003E7C6C">
      <w:pPr>
        <w:rPr>
          <w:b/>
        </w:rPr>
      </w:pPr>
      <w:bookmarkStart w:id="37" w:name="_Toc453160368"/>
      <w:r w:rsidRPr="003D6464">
        <w:rPr>
          <w:b/>
        </w:rPr>
        <w:t xml:space="preserve">Figure </w:t>
      </w:r>
      <w:r w:rsidRPr="003D6464">
        <w:rPr>
          <w:b/>
        </w:rPr>
        <w:fldChar w:fldCharType="begin"/>
      </w:r>
      <w:r w:rsidRPr="003D6464">
        <w:rPr>
          <w:b/>
        </w:rPr>
        <w:instrText xml:space="preserve"> SEQ Figure \* ARABIC </w:instrText>
      </w:r>
      <w:r w:rsidRPr="003D6464">
        <w:rPr>
          <w:b/>
        </w:rPr>
        <w:fldChar w:fldCharType="separate"/>
      </w:r>
      <w:r w:rsidR="003009B7">
        <w:rPr>
          <w:b/>
          <w:noProof/>
        </w:rPr>
        <w:t>6</w:t>
      </w:r>
      <w:r w:rsidRPr="003D6464">
        <w:fldChar w:fldCharType="end"/>
      </w:r>
      <w:r w:rsidRPr="003D6464">
        <w:rPr>
          <w:b/>
        </w:rPr>
        <w:t>. FHIM Information Modeling Process</w:t>
      </w:r>
      <w:r w:rsidRPr="003D6464">
        <w:rPr>
          <w:b/>
          <w:vertAlign w:val="superscript"/>
        </w:rPr>
        <w:footnoteReference w:id="19"/>
      </w:r>
      <w:bookmarkEnd w:id="37"/>
    </w:p>
    <w:p w14:paraId="4312FB6F" w14:textId="77777777" w:rsidR="003E7C6C" w:rsidRDefault="003E7C6C" w:rsidP="003E7C6C"/>
    <w:p w14:paraId="2BD509AE" w14:textId="6F5CD058" w:rsidR="0057642D" w:rsidRPr="00EC5AA4" w:rsidRDefault="0057642D" w:rsidP="0057642D">
      <w:pPr>
        <w:pStyle w:val="Heading2"/>
      </w:pPr>
      <w:bookmarkStart w:id="38" w:name="_Toc455653209"/>
      <w:bookmarkStart w:id="39" w:name="_Toc457392640"/>
      <w:r>
        <w:rPr>
          <w:noProof/>
        </w:rPr>
        <w:t>FHIM Capabilities</w:t>
      </w:r>
      <w:bookmarkEnd w:id="38"/>
      <w:bookmarkEnd w:id="39"/>
    </w:p>
    <w:p w14:paraId="28FD02B5" w14:textId="77777777" w:rsidR="0057642D" w:rsidRDefault="0057642D" w:rsidP="003E7C6C"/>
    <w:p w14:paraId="3B62A714" w14:textId="2203A1B0" w:rsidR="0057642D" w:rsidRDefault="0057642D" w:rsidP="00BC045C">
      <w:r w:rsidRPr="003D6464">
        <w:lastRenderedPageBreak/>
        <w:t>In an earlier assessment of the FHIM</w:t>
      </w:r>
      <w:r w:rsidR="00000B5B">
        <w:t xml:space="preserve"> by MITRE, </w:t>
      </w:r>
      <w:r w:rsidRPr="003D6464">
        <w:t>“</w:t>
      </w:r>
      <w:r w:rsidRPr="003D6464">
        <w:rPr>
          <w:i/>
        </w:rPr>
        <w:t>Results of the Assessments of the FHIM (2012)</w:t>
      </w:r>
      <w:r w:rsidR="00000B5B">
        <w:t>”</w:t>
      </w:r>
      <w:r w:rsidRPr="003D6464">
        <w:t xml:space="preserve">, </w:t>
      </w:r>
      <w:r w:rsidR="0044301D">
        <w:rPr>
          <w:rStyle w:val="FootnoteReference"/>
        </w:rPr>
        <w:footnoteReference w:id="20"/>
      </w:r>
      <w:r w:rsidRPr="003D6464">
        <w:t xml:space="preserve">one of the capabilities described is the ability to build and maintain platform independent models, which increases the efficiency of creating models without considerable rework as technologies evolve and the semantics of the domain changes. Further explanation of this FHIM capability can be found in the assessment report. </w:t>
      </w:r>
    </w:p>
    <w:p w14:paraId="07CD25EF" w14:textId="77777777" w:rsidR="00DD7947" w:rsidRPr="003D6464" w:rsidRDefault="00DD7947" w:rsidP="0057642D"/>
    <w:p w14:paraId="5747A2CF" w14:textId="2B367767" w:rsidR="0057642D" w:rsidRDefault="0057642D" w:rsidP="00BC045C">
      <w:r w:rsidRPr="00372718">
        <w:t>FHIM capabilities as mentioned by military heath system (MHS) users describe FHIM as a high-level conceptual model able to harmonize requirements from various federal interoperability use cases</w:t>
      </w:r>
      <w:r w:rsidRPr="003D6464">
        <w:rPr>
          <w:vertAlign w:val="superscript"/>
        </w:rPr>
        <w:footnoteReference w:id="21"/>
      </w:r>
      <w:r w:rsidR="00000B5B">
        <w:t>. As shown in Figure 7</w:t>
      </w:r>
      <w:r w:rsidRPr="003D6464">
        <w:t xml:space="preserve">, FHIM, with the aid of implementation and modeling tools such as MDHT and MDMI, is capable of providing information to support the generation of design artifacts such as implementation guides to create or validate specifications. Some of the major capabilities of FHIM </w:t>
      </w:r>
      <w:r w:rsidR="00C644D4">
        <w:t xml:space="preserve">listed as it relates to MHS is </w:t>
      </w:r>
      <w:r w:rsidRPr="003D6464">
        <w:t>providing</w:t>
      </w:r>
      <w:r w:rsidR="00C644D4">
        <w:t xml:space="preserve"> </w:t>
      </w:r>
      <w:r w:rsidRPr="003D6464">
        <w:t>the structure, standards, terms (nouns), definitions</w:t>
      </w:r>
      <w:r w:rsidR="00C644D4">
        <w:t>,</w:t>
      </w:r>
      <w:r w:rsidRPr="003D6464">
        <w:t xml:space="preserve"> and data set relationship logic for the types of data (i.e., metadata) within the scope of the MHS data.</w:t>
      </w:r>
    </w:p>
    <w:p w14:paraId="64350974" w14:textId="77777777" w:rsidR="00DD7947" w:rsidRPr="003D6464" w:rsidRDefault="00DD7947" w:rsidP="0057642D"/>
    <w:p w14:paraId="1EB67DEE" w14:textId="77777777" w:rsidR="00C644D4" w:rsidRDefault="00C644D4" w:rsidP="002B5471">
      <w:pPr>
        <w:ind w:firstLine="720"/>
      </w:pPr>
      <w:r w:rsidRPr="003D6464">
        <w:rPr>
          <w:noProof/>
        </w:rPr>
        <w:drawing>
          <wp:inline distT="0" distB="0" distL="0" distR="0" wp14:anchorId="3F4513DC" wp14:editId="5817A8E0">
            <wp:extent cx="4187952" cy="2624328"/>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2299"/>
                    <a:stretch/>
                  </pic:blipFill>
                  <pic:spPr bwMode="auto">
                    <a:xfrm>
                      <a:off x="0" y="0"/>
                      <a:ext cx="4187952" cy="2624328"/>
                    </a:xfrm>
                    <a:prstGeom prst="rect">
                      <a:avLst/>
                    </a:prstGeom>
                    <a:noFill/>
                    <a:ln>
                      <a:noFill/>
                    </a:ln>
                    <a:extLst>
                      <a:ext uri="{53640926-AAD7-44D8-BBD7-CCE9431645EC}">
                        <a14:shadowObscured xmlns:a14="http://schemas.microsoft.com/office/drawing/2010/main"/>
                      </a:ext>
                    </a:extLst>
                  </pic:spPr>
                </pic:pic>
              </a:graphicData>
            </a:graphic>
          </wp:inline>
        </w:drawing>
      </w:r>
    </w:p>
    <w:p w14:paraId="4A57A806" w14:textId="77777777" w:rsidR="00C644D4" w:rsidRDefault="00C644D4" w:rsidP="00C644D4">
      <w:pPr>
        <w:rPr>
          <w:b/>
        </w:rPr>
      </w:pPr>
      <w:bookmarkStart w:id="40" w:name="_Toc453160369"/>
    </w:p>
    <w:p w14:paraId="1021FEBB" w14:textId="77777777" w:rsidR="00C644D4" w:rsidRDefault="00C644D4" w:rsidP="00C644D4">
      <w:pPr>
        <w:rPr>
          <w:b/>
        </w:rPr>
      </w:pPr>
      <w:r w:rsidRPr="00372718">
        <w:rPr>
          <w:b/>
        </w:rPr>
        <w:t xml:space="preserve">Figure </w:t>
      </w:r>
      <w:r w:rsidRPr="00372718">
        <w:rPr>
          <w:b/>
        </w:rPr>
        <w:fldChar w:fldCharType="begin"/>
      </w:r>
      <w:r w:rsidRPr="00372718">
        <w:rPr>
          <w:b/>
        </w:rPr>
        <w:instrText xml:space="preserve"> SEQ Figure \* ARABIC </w:instrText>
      </w:r>
      <w:r w:rsidRPr="00372718">
        <w:rPr>
          <w:b/>
        </w:rPr>
        <w:fldChar w:fldCharType="separate"/>
      </w:r>
      <w:r w:rsidR="003009B7">
        <w:rPr>
          <w:b/>
          <w:noProof/>
        </w:rPr>
        <w:t>7</w:t>
      </w:r>
      <w:r w:rsidRPr="00372718">
        <w:fldChar w:fldCharType="end"/>
      </w:r>
      <w:r w:rsidRPr="00372718">
        <w:rPr>
          <w:b/>
        </w:rPr>
        <w:t xml:space="preserve">. </w:t>
      </w:r>
      <w:bookmarkStart w:id="41" w:name="_Toc447898396"/>
      <w:r w:rsidRPr="00372718">
        <w:rPr>
          <w:b/>
        </w:rPr>
        <w:t>High-level FHIM/MDHT Concept</w:t>
      </w:r>
      <w:r w:rsidRPr="00372718">
        <w:rPr>
          <w:b/>
          <w:vertAlign w:val="superscript"/>
        </w:rPr>
        <w:footnoteReference w:id="22"/>
      </w:r>
      <w:bookmarkEnd w:id="40"/>
      <w:bookmarkEnd w:id="41"/>
    </w:p>
    <w:p w14:paraId="1FD5BBE3" w14:textId="77777777" w:rsidR="00C644D4" w:rsidRDefault="00C644D4" w:rsidP="002B5471">
      <w:pPr>
        <w:ind w:firstLine="720"/>
      </w:pPr>
    </w:p>
    <w:p w14:paraId="723DC7B9" w14:textId="5A09E428" w:rsidR="0057642D" w:rsidRDefault="0057642D" w:rsidP="00BC045C">
      <w:r w:rsidRPr="003D6464">
        <w:t xml:space="preserve">FHIM is capable of serving as the common authoritative enterprise-wide </w:t>
      </w:r>
      <w:r w:rsidR="00736690" w:rsidRPr="003D6464">
        <w:t>description of the kinds of data required to operate the MHS and is</w:t>
      </w:r>
      <w:r w:rsidRPr="003D6464">
        <w:t xml:space="preserve"> independent of chosen database technology used to implement them.</w:t>
      </w:r>
    </w:p>
    <w:p w14:paraId="529E364D" w14:textId="6310AE56" w:rsidR="00CA7DA7" w:rsidRPr="003D6464" w:rsidRDefault="00CA7DA7" w:rsidP="0057642D"/>
    <w:p w14:paraId="4723ECF5" w14:textId="77777777" w:rsidR="0057642D" w:rsidRPr="003D6464" w:rsidRDefault="0057642D" w:rsidP="00BC045C">
      <w:r w:rsidRPr="00775B0F">
        <w:t>The FHIM is capable of bridging the gap between the executive/business data requirements and technology-constrained databases.</w:t>
      </w:r>
      <w:r w:rsidRPr="00775B0F">
        <w:rPr>
          <w:vertAlign w:val="superscript"/>
        </w:rPr>
        <w:footnoteReference w:id="23"/>
      </w:r>
    </w:p>
    <w:p w14:paraId="70967F11" w14:textId="77777777" w:rsidR="00DD7947" w:rsidRPr="00372718" w:rsidRDefault="00DD7947" w:rsidP="0057642D">
      <w:pPr>
        <w:rPr>
          <w:b/>
        </w:rPr>
      </w:pPr>
    </w:p>
    <w:p w14:paraId="30270BD4" w14:textId="28C48E64" w:rsidR="0057642D" w:rsidRDefault="0057642D" w:rsidP="00BC045C">
      <w:pPr>
        <w:rPr>
          <w:bCs/>
        </w:rPr>
      </w:pPr>
      <w:r w:rsidRPr="00372718">
        <w:rPr>
          <w:bCs/>
        </w:rPr>
        <w:lastRenderedPageBreak/>
        <w:t>Other FHIM capabilities listed by FHIM subject matter experts include its ability to align with standards and terminologies such as HL7, SNOMED, LOINC, RxNorm, and NCPDP, as they make advances and evolve. Similarly, FHIM has the capability to align and update itself to implementation resources such as FHIR, and C-CDA, as well as to initiatives led by ONC such as the clinical quality framework (CQF), structured data capture (SDC), and data access framework (DAF), etc.</w:t>
      </w:r>
      <w:r w:rsidRPr="00372718">
        <w:rPr>
          <w:bCs/>
          <w:vertAlign w:val="superscript"/>
        </w:rPr>
        <w:footnoteReference w:id="24"/>
      </w:r>
    </w:p>
    <w:p w14:paraId="5B643B55" w14:textId="6505C0DB" w:rsidR="0057642D" w:rsidRDefault="0057642D" w:rsidP="008C1F85">
      <w:pPr>
        <w:pStyle w:val="Heading1"/>
      </w:pPr>
      <w:bookmarkStart w:id="42" w:name="_Toc455653210"/>
      <w:bookmarkStart w:id="43" w:name="_Toc457392641"/>
      <w:r>
        <w:t>FHIM Usage</w:t>
      </w:r>
      <w:bookmarkEnd w:id="42"/>
      <w:bookmarkEnd w:id="43"/>
    </w:p>
    <w:p w14:paraId="7F5DCA97" w14:textId="06A6C541" w:rsidR="0057642D" w:rsidRDefault="0057642D" w:rsidP="00BC045C">
      <w:pPr>
        <w:rPr>
          <w:bCs/>
        </w:rPr>
      </w:pPr>
      <w:r w:rsidRPr="00E40098">
        <w:rPr>
          <w:bCs/>
        </w:rPr>
        <w:t xml:space="preserve">FHIM has evolved into a comprehensive model that has successfully integrated with and uses model-driven health tools to generate implementation </w:t>
      </w:r>
      <w:ins w:id="44" w:author="Kafle, Subash" w:date="2016-08-30T13:02:00Z">
        <w:r w:rsidR="00056BCD">
          <w:rPr>
            <w:bCs/>
          </w:rPr>
          <w:t>artifacts (including guides and standards)</w:t>
        </w:r>
      </w:ins>
      <w:del w:id="45" w:author="Kafle, Subash" w:date="2016-08-30T13:02:00Z">
        <w:r w:rsidRPr="00E40098" w:rsidDel="00056BCD">
          <w:rPr>
            <w:bCs/>
          </w:rPr>
          <w:delText>standards</w:delText>
        </w:r>
      </w:del>
      <w:r w:rsidRPr="00E40098">
        <w:rPr>
          <w:bCs/>
        </w:rPr>
        <w:t xml:space="preserve"> and healthcare domains in the Clinical Document Architecture (CDA) and National Information Exchange </w:t>
      </w:r>
      <w:r w:rsidRPr="00372718">
        <w:rPr>
          <w:bCs/>
        </w:rPr>
        <w:t>Model.</w:t>
      </w:r>
      <w:r w:rsidRPr="00372718">
        <w:rPr>
          <w:bCs/>
          <w:vertAlign w:val="superscript"/>
        </w:rPr>
        <w:footnoteReference w:id="25"/>
      </w:r>
      <w:r w:rsidRPr="00E40098">
        <w:rPr>
          <w:bCs/>
        </w:rPr>
        <w:t xml:space="preserve"> To date, FHIM has successfully modeled nearly 85 percent of all the exchanged healthcare information </w:t>
      </w:r>
      <w:del w:id="46" w:author="Kafle, Subash" w:date="2016-08-30T13:01:00Z">
        <w:r w:rsidRPr="00E40098" w:rsidDel="00056BCD">
          <w:rPr>
            <w:bCs/>
          </w:rPr>
          <w:delText>types</w:delText>
        </w:r>
      </w:del>
      <w:r w:rsidRPr="00E40098">
        <w:rPr>
          <w:bCs/>
        </w:rPr>
        <w:t>.</w:t>
      </w:r>
    </w:p>
    <w:p w14:paraId="1A9613CC" w14:textId="77777777" w:rsidR="00CA7DA7" w:rsidRPr="00E40098" w:rsidRDefault="00CA7DA7" w:rsidP="0057642D">
      <w:pPr>
        <w:rPr>
          <w:bCs/>
        </w:rPr>
      </w:pPr>
    </w:p>
    <w:p w14:paraId="0E0BEC12" w14:textId="46953580" w:rsidR="002B5471" w:rsidRDefault="0057642D" w:rsidP="00BC045C">
      <w:r w:rsidRPr="00E40098">
        <w:rPr>
          <w:bCs/>
        </w:rPr>
        <w:t>The FHIM Model Driven Architecture</w:t>
      </w:r>
      <w:r w:rsidR="008C1F85">
        <w:rPr>
          <w:bCs/>
        </w:rPr>
        <w:t xml:space="preserve"> (MDA)</w:t>
      </w:r>
      <w:r w:rsidRPr="00E40098">
        <w:rPr>
          <w:bCs/>
        </w:rPr>
        <w:t xml:space="preserve"> Implementation Process Guide, available at FHIM’s official website (</w:t>
      </w:r>
      <w:hyperlink r:id="rId21" w:history="1">
        <w:r w:rsidRPr="00E40098">
          <w:rPr>
            <w:rStyle w:val="Hyperlink"/>
            <w:rFonts w:cstheme="minorBidi"/>
          </w:rPr>
          <w:t>http://fhims.org/content/420A62FD03B6_root.html</w:t>
        </w:r>
      </w:hyperlink>
      <w:r w:rsidRPr="00E40098">
        <w:rPr>
          <w:u w:val="single"/>
        </w:rPr>
        <w:t>)</w:t>
      </w:r>
      <w:r w:rsidRPr="00E40098">
        <w:t xml:space="preserve"> illustrates how implementers and users can reuse FHIM contents and classes of data to create implementation guides</w:t>
      </w:r>
      <w:bookmarkStart w:id="47" w:name="_GoBack"/>
      <w:bookmarkEnd w:id="47"/>
      <w:r w:rsidRPr="00E40098">
        <w:t xml:space="preserve"> for specific interoperability standards using a generic or logical set of constraints. </w:t>
      </w:r>
    </w:p>
    <w:p w14:paraId="24DCDD09" w14:textId="77777777" w:rsidR="002B5471" w:rsidRDefault="002B5471" w:rsidP="002B5471">
      <w:pPr>
        <w:ind w:firstLine="720"/>
      </w:pPr>
    </w:p>
    <w:p w14:paraId="4C31F785" w14:textId="625215AA" w:rsidR="0057642D" w:rsidRDefault="008C1F85" w:rsidP="00BC045C">
      <w:r>
        <w:t>As shown in Figure 8</w:t>
      </w:r>
      <w:r w:rsidR="0057642D" w:rsidRPr="00E40098">
        <w:t>, the high level steps of FHIM implementation include documenting the information required for exchange in the FHIM, defining terminologies and value sets for coded data attributes in the FHIM v</w:t>
      </w:r>
      <w:r>
        <w:t>ocabulary model, following the MDA</w:t>
      </w:r>
      <w:r w:rsidR="0057642D" w:rsidRPr="00E40098">
        <w:t xml:space="preserve"> process guide to produce a draft implementation guide, pilot testing the draft implementation and submitting the draft implementation guide to a standards developing organization (SDO)</w:t>
      </w:r>
      <w:r w:rsidR="0057642D" w:rsidRPr="00E40098">
        <w:rPr>
          <w:vertAlign w:val="superscript"/>
        </w:rPr>
        <w:footnoteReference w:id="26"/>
      </w:r>
      <w:r w:rsidR="0057642D" w:rsidRPr="00E40098">
        <w:t>.</w:t>
      </w:r>
    </w:p>
    <w:p w14:paraId="0A823B33" w14:textId="77777777" w:rsidR="00CA7DA7" w:rsidRPr="00E40098" w:rsidRDefault="00CA7DA7" w:rsidP="0057642D"/>
    <w:p w14:paraId="33F17C1D" w14:textId="77777777" w:rsidR="0057642D" w:rsidRDefault="0057642D" w:rsidP="00BC045C">
      <w:pPr>
        <w:rPr>
          <w:u w:val="single"/>
        </w:rPr>
      </w:pPr>
      <w:r w:rsidRPr="00E40098">
        <w:t xml:space="preserve">Further details on each of these steps can be found at the FHIM official site </w:t>
      </w:r>
      <w:hyperlink r:id="rId22" w:history="1">
        <w:r w:rsidRPr="00E40098">
          <w:rPr>
            <w:rStyle w:val="Hyperlink"/>
            <w:rFonts w:cstheme="minorBidi"/>
          </w:rPr>
          <w:t>http://fhims.org/content/420A62FD03B6_root.html</w:t>
        </w:r>
      </w:hyperlink>
      <w:r w:rsidRPr="00E40098">
        <w:rPr>
          <w:u w:val="single"/>
        </w:rPr>
        <w:t>.</w:t>
      </w:r>
    </w:p>
    <w:p w14:paraId="3626B367" w14:textId="77777777" w:rsidR="008C1F85" w:rsidRPr="00E40098" w:rsidRDefault="008C1F85" w:rsidP="002B5471">
      <w:pPr>
        <w:ind w:firstLine="720"/>
      </w:pPr>
    </w:p>
    <w:p w14:paraId="5233335C" w14:textId="77777777" w:rsidR="0057642D" w:rsidRPr="00E40098" w:rsidRDefault="0057642D" w:rsidP="0057642D">
      <w:r w:rsidRPr="00E40098">
        <w:rPr>
          <w:noProof/>
        </w:rPr>
        <w:lastRenderedPageBreak/>
        <w:drawing>
          <wp:inline distT="0" distB="0" distL="0" distR="0" wp14:anchorId="4863B915" wp14:editId="75D9B3A8">
            <wp:extent cx="4343400" cy="3023990"/>
            <wp:effectExtent l="0" t="0" r="0" b="5080"/>
            <wp:docPr id="1073741827" name="officeArt object" descr="High-level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descr="High-level Process.png"/>
                    <pic:cNvPicPr/>
                  </pic:nvPicPr>
                  <pic:blipFill>
                    <a:blip r:embed="rId23">
                      <a:extLst>
                        <a:ext uri="{28A0092B-C50C-407E-A947-70E740481C1C}">
                          <a14:useLocalDpi xmlns:a14="http://schemas.microsoft.com/office/drawing/2010/main" val="0"/>
                        </a:ext>
                      </a:extLst>
                    </a:blip>
                    <a:stretch>
                      <a:fillRect/>
                    </a:stretch>
                  </pic:blipFill>
                  <pic:spPr>
                    <a:xfrm>
                      <a:off x="0" y="0"/>
                      <a:ext cx="4343400" cy="3023990"/>
                    </a:xfrm>
                    <a:prstGeom prst="rect">
                      <a:avLst/>
                    </a:prstGeom>
                    <a:ln w="12700" cap="flat">
                      <a:noFill/>
                      <a:miter lim="400000"/>
                    </a:ln>
                    <a:effectLst/>
                  </pic:spPr>
                </pic:pic>
              </a:graphicData>
            </a:graphic>
          </wp:inline>
        </w:drawing>
      </w:r>
    </w:p>
    <w:p w14:paraId="11462D90" w14:textId="77777777" w:rsidR="0057642D" w:rsidRDefault="0057642D" w:rsidP="0057642D">
      <w:pPr>
        <w:rPr>
          <w:b/>
          <w:bCs/>
        </w:rPr>
      </w:pPr>
      <w:bookmarkStart w:id="48" w:name="_Toc453160370"/>
      <w:r w:rsidRPr="00E40098">
        <w:rPr>
          <w:b/>
          <w:bCs/>
        </w:rPr>
        <w:t xml:space="preserve">Figure </w:t>
      </w:r>
      <w:r w:rsidRPr="00E40098">
        <w:rPr>
          <w:b/>
          <w:bCs/>
        </w:rPr>
        <w:fldChar w:fldCharType="begin"/>
      </w:r>
      <w:r w:rsidRPr="00E40098">
        <w:rPr>
          <w:b/>
          <w:bCs/>
        </w:rPr>
        <w:instrText xml:space="preserve"> SEQ Figure \* ARABIC </w:instrText>
      </w:r>
      <w:r w:rsidRPr="00E40098">
        <w:rPr>
          <w:b/>
          <w:bCs/>
        </w:rPr>
        <w:fldChar w:fldCharType="separate"/>
      </w:r>
      <w:r w:rsidR="003009B7">
        <w:rPr>
          <w:b/>
          <w:bCs/>
          <w:noProof/>
        </w:rPr>
        <w:t>8</w:t>
      </w:r>
      <w:r w:rsidRPr="00E40098">
        <w:fldChar w:fldCharType="end"/>
      </w:r>
      <w:r w:rsidRPr="00E40098">
        <w:rPr>
          <w:b/>
          <w:bCs/>
        </w:rPr>
        <w:t>. High Level steps describing the FHIM Implementation Process</w:t>
      </w:r>
      <w:r w:rsidRPr="00E40098">
        <w:rPr>
          <w:b/>
          <w:bCs/>
          <w:vertAlign w:val="superscript"/>
        </w:rPr>
        <w:footnoteReference w:id="27"/>
      </w:r>
      <w:bookmarkEnd w:id="48"/>
    </w:p>
    <w:p w14:paraId="58959B12" w14:textId="77777777" w:rsidR="00DD7947" w:rsidRPr="00E40098" w:rsidRDefault="00DD7947" w:rsidP="0057642D">
      <w:pPr>
        <w:rPr>
          <w:b/>
          <w:bCs/>
        </w:rPr>
      </w:pPr>
    </w:p>
    <w:p w14:paraId="4818701F" w14:textId="77777777" w:rsidR="002B5471" w:rsidRDefault="0057642D" w:rsidP="00BC045C">
      <w:pPr>
        <w:rPr>
          <w:bCs/>
        </w:rPr>
      </w:pPr>
      <w:r w:rsidRPr="00E40098">
        <w:rPr>
          <w:bCs/>
        </w:rPr>
        <w:t>According to the report “Enhancing Health Information Exchange with the FHIM”</w:t>
      </w:r>
      <w:r w:rsidRPr="00E40098">
        <w:rPr>
          <w:bCs/>
          <w:vertAlign w:val="superscript"/>
        </w:rPr>
        <w:t xml:space="preserve"> </w:t>
      </w:r>
      <w:r w:rsidRPr="00E40098">
        <w:rPr>
          <w:bCs/>
          <w:vertAlign w:val="superscript"/>
        </w:rPr>
        <w:footnoteReference w:id="28"/>
      </w:r>
      <w:r w:rsidRPr="00E40098">
        <w:rPr>
          <w:bCs/>
        </w:rPr>
        <w:t xml:space="preserve"> developed by The Open Group in April 2015, FHIM has been commended for cataloging key shared information exchange needs based on “real-world” use-case scenarios in a structured model populated with consensus-based industry standards. </w:t>
      </w:r>
    </w:p>
    <w:p w14:paraId="3D907C5A" w14:textId="77777777" w:rsidR="002B5471" w:rsidRDefault="002B5471" w:rsidP="002B5471">
      <w:pPr>
        <w:ind w:firstLine="720"/>
        <w:rPr>
          <w:bCs/>
        </w:rPr>
      </w:pPr>
    </w:p>
    <w:p w14:paraId="4C4E9852" w14:textId="6C922489" w:rsidR="0057642D" w:rsidRDefault="0057642D" w:rsidP="00BC045C">
      <w:pPr>
        <w:rPr>
          <w:bCs/>
        </w:rPr>
      </w:pPr>
      <w:r w:rsidRPr="00E40098">
        <w:rPr>
          <w:bCs/>
        </w:rPr>
        <w:t xml:space="preserve">The report also emphasizes that FHIM automates the production of implementation tools and artifacts and is able to provide an audit trail of decisions made throughout the process of building the information model. The report points out that relating FHIM to other major interoperability efforts can be highly useful and would lead to enabling the boundary-less information flow. </w:t>
      </w:r>
    </w:p>
    <w:p w14:paraId="4125CEF2" w14:textId="77777777" w:rsidR="00CA7DA7" w:rsidRPr="00E40098" w:rsidRDefault="00CA7DA7" w:rsidP="0057642D">
      <w:pPr>
        <w:rPr>
          <w:bCs/>
        </w:rPr>
      </w:pPr>
    </w:p>
    <w:p w14:paraId="7E3665AA" w14:textId="77777777" w:rsidR="0057642D" w:rsidRDefault="0057642D" w:rsidP="00BC045C">
      <w:pPr>
        <w:rPr>
          <w:bCs/>
        </w:rPr>
      </w:pPr>
      <w:r w:rsidRPr="00E40098">
        <w:rPr>
          <w:bCs/>
        </w:rPr>
        <w:t xml:space="preserve">Federal and non-federal organizations and groups have implemented FHIM, and are considering future implementations. </w:t>
      </w:r>
    </w:p>
    <w:p w14:paraId="6280F553" w14:textId="77777777" w:rsidR="00CA7DA7" w:rsidRPr="00E40098" w:rsidRDefault="00CA7DA7" w:rsidP="0057642D">
      <w:pPr>
        <w:rPr>
          <w:bCs/>
        </w:rPr>
      </w:pPr>
    </w:p>
    <w:p w14:paraId="07E72FD6" w14:textId="2423ABE8" w:rsidR="0057642D" w:rsidRDefault="0057642D" w:rsidP="00BC045C">
      <w:r w:rsidRPr="00E40098">
        <w:t xml:space="preserve">In the FHIM usage example shown in Figure 9, a harmonized marital status data model was created by referencing the FHIM and using </w:t>
      </w:r>
      <w:r w:rsidR="008C1F85">
        <w:t>MHS</w:t>
      </w:r>
      <w:r w:rsidRPr="00E40098">
        <w:t xml:space="preserve"> source data requirements for a new electronic health record (EHR) system. The FHIM was also used to map across the MHS data dictionaries for Armed Forces Health Longitudinal Technology Application (AHLTA)/ Central Data Repository (CDR), Composite Health Care System (CHCS), and Essentris.</w:t>
      </w:r>
      <w:r w:rsidRPr="00E40098">
        <w:rPr>
          <w:vertAlign w:val="superscript"/>
        </w:rPr>
        <w:footnoteReference w:id="29"/>
      </w:r>
    </w:p>
    <w:p w14:paraId="31F0C3AC" w14:textId="77777777" w:rsidR="00CA7DA7" w:rsidRPr="00E40098" w:rsidRDefault="00CA7DA7" w:rsidP="0057642D"/>
    <w:p w14:paraId="4B22C8A2" w14:textId="77777777" w:rsidR="0057642D" w:rsidRPr="00E40098" w:rsidRDefault="0057642D" w:rsidP="0057642D">
      <w:r w:rsidRPr="00E40098">
        <w:rPr>
          <w:noProof/>
        </w:rPr>
        <w:lastRenderedPageBreak/>
        <w:drawing>
          <wp:inline distT="0" distB="0" distL="0" distR="0" wp14:anchorId="4DE8C2E9" wp14:editId="758A40F4">
            <wp:extent cx="5879592" cy="2944368"/>
            <wp:effectExtent l="19050" t="19050" r="26035" b="279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042" b="3339"/>
                    <a:stretch/>
                  </pic:blipFill>
                  <pic:spPr bwMode="auto">
                    <a:xfrm>
                      <a:off x="0" y="0"/>
                      <a:ext cx="5879592" cy="294436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077C8EB" w14:textId="77777777" w:rsidR="0057642D" w:rsidRDefault="0057642D" w:rsidP="0057642D">
      <w:pPr>
        <w:rPr>
          <w:b/>
        </w:rPr>
      </w:pPr>
      <w:bookmarkStart w:id="49" w:name="_Toc453160371"/>
      <w:r w:rsidRPr="00E40098">
        <w:rPr>
          <w:b/>
        </w:rPr>
        <w:t xml:space="preserve">Figure </w:t>
      </w:r>
      <w:r w:rsidRPr="00E40098">
        <w:rPr>
          <w:b/>
        </w:rPr>
        <w:fldChar w:fldCharType="begin"/>
      </w:r>
      <w:r w:rsidRPr="00E40098">
        <w:rPr>
          <w:b/>
        </w:rPr>
        <w:instrText xml:space="preserve"> SEQ Figure \* ARABIC </w:instrText>
      </w:r>
      <w:r w:rsidRPr="00E40098">
        <w:rPr>
          <w:b/>
        </w:rPr>
        <w:fldChar w:fldCharType="separate"/>
      </w:r>
      <w:r w:rsidR="003009B7">
        <w:rPr>
          <w:b/>
          <w:noProof/>
        </w:rPr>
        <w:t>9</w:t>
      </w:r>
      <w:r w:rsidRPr="00E40098">
        <w:fldChar w:fldCharType="end"/>
      </w:r>
      <w:r w:rsidRPr="00E40098">
        <w:rPr>
          <w:b/>
        </w:rPr>
        <w:t xml:space="preserve">. </w:t>
      </w:r>
      <w:bookmarkStart w:id="50" w:name="_Toc447898398"/>
      <w:r w:rsidRPr="00E40098">
        <w:rPr>
          <w:b/>
        </w:rPr>
        <w:t>Mapping of Harmonized Data Model Used in MHS</w:t>
      </w:r>
      <w:bookmarkEnd w:id="50"/>
      <w:r w:rsidRPr="00E40098">
        <w:rPr>
          <w:b/>
          <w:vertAlign w:val="superscript"/>
        </w:rPr>
        <w:footnoteReference w:id="30"/>
      </w:r>
      <w:bookmarkEnd w:id="49"/>
    </w:p>
    <w:p w14:paraId="7A628E0F" w14:textId="77777777" w:rsidR="00CA7DA7" w:rsidRPr="00E40098" w:rsidRDefault="00CA7DA7" w:rsidP="0057642D">
      <w:pPr>
        <w:rPr>
          <w:b/>
        </w:rPr>
      </w:pPr>
    </w:p>
    <w:p w14:paraId="633D2A63" w14:textId="77777777" w:rsidR="002B5471" w:rsidRDefault="0057642D" w:rsidP="00BC045C">
      <w:pPr>
        <w:rPr>
          <w:bCs/>
        </w:rPr>
      </w:pPr>
      <w:r w:rsidRPr="00E40098">
        <w:rPr>
          <w:bCs/>
        </w:rPr>
        <w:t xml:space="preserve">Table 1 lists major stakeholders for FHIM, either drivers or contributors to the development and maturity of the FHIM information model. Federal partners include, but not limited to, the Defense Health Agency and Military Health System, VA Health Business Information Model team; SSA and CMS identity, and other initiatives; NCI cancer informatics program; and FDA data standards program. </w:t>
      </w:r>
    </w:p>
    <w:p w14:paraId="7BEE1E77" w14:textId="77777777" w:rsidR="002B5471" w:rsidRDefault="002B5471" w:rsidP="002B5471">
      <w:pPr>
        <w:ind w:firstLine="720"/>
        <w:rPr>
          <w:bCs/>
        </w:rPr>
      </w:pPr>
    </w:p>
    <w:p w14:paraId="2EEE0A85" w14:textId="50A48849" w:rsidR="0057642D" w:rsidRPr="00E40098" w:rsidRDefault="0057642D" w:rsidP="00BC045C">
      <w:pPr>
        <w:rPr>
          <w:bCs/>
        </w:rPr>
      </w:pPr>
      <w:r w:rsidRPr="00E40098">
        <w:rPr>
          <w:bCs/>
        </w:rPr>
        <w:t>The report by the Open Group indicate</w:t>
      </w:r>
      <w:r w:rsidR="002B5471">
        <w:rPr>
          <w:bCs/>
        </w:rPr>
        <w:t>s</w:t>
      </w:r>
      <w:r w:rsidRPr="00E40098">
        <w:rPr>
          <w:bCs/>
        </w:rPr>
        <w:t xml:space="preserve"> that other major non-federal contributors and FHIM advocates include the Clinical Information Modeling Initiative (CIMI); standards organizations such as HL7, ASTM, NCPDP, RxNorm, HITSP, DICOM, and X12; and federal standards committees.</w:t>
      </w:r>
      <w:r w:rsidRPr="00E40098">
        <w:rPr>
          <w:bCs/>
          <w:vertAlign w:val="superscript"/>
        </w:rPr>
        <w:footnoteReference w:id="31"/>
      </w:r>
      <w:r w:rsidRPr="00E40098">
        <w:rPr>
          <w:bCs/>
        </w:rPr>
        <w:t xml:space="preserve"> </w:t>
      </w:r>
    </w:p>
    <w:p w14:paraId="08506213" w14:textId="77777777" w:rsidR="00CA7DA7" w:rsidRDefault="00CA7DA7" w:rsidP="0057642D">
      <w:pPr>
        <w:rPr>
          <w:b/>
          <w:bCs/>
        </w:rPr>
      </w:pPr>
      <w:bookmarkStart w:id="51" w:name="_Toc452974365"/>
    </w:p>
    <w:p w14:paraId="7D165FA9" w14:textId="77777777" w:rsidR="0057642D" w:rsidRDefault="0057642D" w:rsidP="0057642D">
      <w:pPr>
        <w:rPr>
          <w:b/>
          <w:bCs/>
        </w:rPr>
      </w:pPr>
      <w:r w:rsidRPr="00E40098">
        <w:rPr>
          <w:b/>
          <w:bCs/>
        </w:rPr>
        <w:t xml:space="preserve">Table </w:t>
      </w:r>
      <w:r w:rsidRPr="00E40098">
        <w:rPr>
          <w:b/>
          <w:bCs/>
        </w:rPr>
        <w:fldChar w:fldCharType="begin"/>
      </w:r>
      <w:r w:rsidRPr="00E40098">
        <w:rPr>
          <w:b/>
          <w:bCs/>
        </w:rPr>
        <w:instrText xml:space="preserve"> SEQ Table \* ARABIC </w:instrText>
      </w:r>
      <w:r w:rsidRPr="00E40098">
        <w:rPr>
          <w:b/>
          <w:bCs/>
        </w:rPr>
        <w:fldChar w:fldCharType="separate"/>
      </w:r>
      <w:r w:rsidR="003009B7">
        <w:rPr>
          <w:b/>
          <w:bCs/>
          <w:noProof/>
        </w:rPr>
        <w:t>1</w:t>
      </w:r>
      <w:r w:rsidRPr="00E40098">
        <w:fldChar w:fldCharType="end"/>
      </w:r>
      <w:r w:rsidRPr="00E40098">
        <w:rPr>
          <w:b/>
          <w:bCs/>
        </w:rPr>
        <w:t>. Past, Present and Planned Future Usage of FHIM by Federal and Non-Federal Organizations</w:t>
      </w:r>
      <w:bookmarkEnd w:id="51"/>
    </w:p>
    <w:p w14:paraId="18706957" w14:textId="77777777" w:rsidR="00CA7DA7" w:rsidRPr="00E40098" w:rsidRDefault="00CA7DA7" w:rsidP="0057642D">
      <w:pPr>
        <w:rPr>
          <w:b/>
          <w:bCs/>
        </w:rPr>
      </w:pPr>
    </w:p>
    <w:tbl>
      <w:tblPr>
        <w:tblStyle w:val="TableGrid"/>
        <w:tblW w:w="9800" w:type="dxa"/>
        <w:tblLayout w:type="fixed"/>
        <w:tblCellMar>
          <w:left w:w="115" w:type="dxa"/>
          <w:right w:w="115" w:type="dxa"/>
        </w:tblCellMar>
        <w:tblLook w:val="04A0" w:firstRow="1" w:lastRow="0" w:firstColumn="1" w:lastColumn="0" w:noHBand="0" w:noVBand="1"/>
      </w:tblPr>
      <w:tblGrid>
        <w:gridCol w:w="2605"/>
        <w:gridCol w:w="3810"/>
        <w:gridCol w:w="3385"/>
      </w:tblGrid>
      <w:tr w:rsidR="0057642D" w:rsidRPr="00E40098" w14:paraId="19EE1D7B" w14:textId="77777777" w:rsidTr="008C1F85">
        <w:trPr>
          <w:cantSplit/>
          <w:trHeight w:val="432"/>
          <w:tblHeader/>
        </w:trPr>
        <w:tc>
          <w:tcPr>
            <w:tcW w:w="2605" w:type="dxa"/>
            <w:shd w:val="clear" w:color="auto" w:fill="C6D9F1" w:themeFill="text2" w:themeFillTint="33"/>
          </w:tcPr>
          <w:p w14:paraId="5E60E44F" w14:textId="77777777" w:rsidR="0057642D" w:rsidRPr="00E40098" w:rsidRDefault="0057642D" w:rsidP="00C81F3C">
            <w:pPr>
              <w:rPr>
                <w:b/>
              </w:rPr>
            </w:pPr>
            <w:r w:rsidRPr="00E40098">
              <w:rPr>
                <w:b/>
              </w:rPr>
              <w:t>Federal and Non-Federal Organizations</w:t>
            </w:r>
          </w:p>
        </w:tc>
        <w:tc>
          <w:tcPr>
            <w:tcW w:w="3810" w:type="dxa"/>
            <w:shd w:val="clear" w:color="auto" w:fill="C6D9F1" w:themeFill="text2" w:themeFillTint="33"/>
          </w:tcPr>
          <w:p w14:paraId="462385BD" w14:textId="77777777" w:rsidR="0057642D" w:rsidRPr="00E40098" w:rsidRDefault="0057642D" w:rsidP="00C81F3C">
            <w:pPr>
              <w:rPr>
                <w:b/>
              </w:rPr>
            </w:pPr>
            <w:r w:rsidRPr="00E40098">
              <w:rPr>
                <w:b/>
              </w:rPr>
              <w:t>Past and Present Usage of FHIM</w:t>
            </w:r>
          </w:p>
        </w:tc>
        <w:tc>
          <w:tcPr>
            <w:tcW w:w="3385" w:type="dxa"/>
            <w:shd w:val="clear" w:color="auto" w:fill="C6D9F1" w:themeFill="text2" w:themeFillTint="33"/>
          </w:tcPr>
          <w:p w14:paraId="5BCE71BC" w14:textId="77777777" w:rsidR="0057642D" w:rsidRPr="00E40098" w:rsidRDefault="0057642D" w:rsidP="00C81F3C">
            <w:pPr>
              <w:rPr>
                <w:b/>
              </w:rPr>
            </w:pPr>
            <w:r w:rsidRPr="00E40098">
              <w:rPr>
                <w:b/>
              </w:rPr>
              <w:t>Future/Planned Usage of FHIM</w:t>
            </w:r>
          </w:p>
        </w:tc>
      </w:tr>
      <w:tr w:rsidR="0057642D" w:rsidRPr="00E40098" w14:paraId="2B5A32C1" w14:textId="77777777" w:rsidTr="008C1F85">
        <w:tc>
          <w:tcPr>
            <w:tcW w:w="2605" w:type="dxa"/>
          </w:tcPr>
          <w:p w14:paraId="5EEDA58A" w14:textId="6D97D0C3" w:rsidR="0057642D" w:rsidRPr="00E40098" w:rsidRDefault="0057642D" w:rsidP="008C1F85">
            <w:pPr>
              <w:rPr>
                <w:b/>
              </w:rPr>
            </w:pPr>
            <w:r w:rsidRPr="00E40098">
              <w:rPr>
                <w:b/>
              </w:rPr>
              <w:t>Department of Veterans Affairs</w:t>
            </w:r>
            <w:r w:rsidR="0041280D">
              <w:rPr>
                <w:b/>
              </w:rPr>
              <w:t xml:space="preserve"> (VA)</w:t>
            </w:r>
          </w:p>
        </w:tc>
        <w:tc>
          <w:tcPr>
            <w:tcW w:w="3810" w:type="dxa"/>
          </w:tcPr>
          <w:p w14:paraId="5DF47F44" w14:textId="5923C318" w:rsidR="0057642D" w:rsidRDefault="008C1F85" w:rsidP="00C81F3C">
            <w:r>
              <w:t>According to VA personnel:</w:t>
            </w:r>
            <w:r w:rsidR="0057642D">
              <w:rPr>
                <w:rStyle w:val="FootnoteReference"/>
              </w:rPr>
              <w:footnoteReference w:id="32"/>
            </w:r>
          </w:p>
          <w:p w14:paraId="07C32F45" w14:textId="77777777" w:rsidR="0057642D" w:rsidRPr="008C1F85" w:rsidRDefault="0057642D" w:rsidP="008C1F85">
            <w:pPr>
              <w:pStyle w:val="ListParagraph"/>
              <w:numPr>
                <w:ilvl w:val="0"/>
                <w:numId w:val="6"/>
              </w:numPr>
              <w:rPr>
                <w:rFonts w:asciiTheme="majorHAnsi" w:hAnsiTheme="majorHAnsi"/>
              </w:rPr>
            </w:pPr>
            <w:r w:rsidRPr="008C1F85">
              <w:rPr>
                <w:rFonts w:asciiTheme="majorHAnsi" w:hAnsiTheme="majorHAnsi"/>
              </w:rPr>
              <w:t xml:space="preserve">The FHIM Informs the VA Business Information Model (BIM). VA Health segment information modeling is </w:t>
            </w:r>
            <w:r w:rsidRPr="008C1F85">
              <w:rPr>
                <w:rFonts w:asciiTheme="majorHAnsi" w:hAnsiTheme="majorHAnsi"/>
              </w:rPr>
              <w:lastRenderedPageBreak/>
              <w:t>represented in the BIM which leverages and strives to coordinate its content with the FHIM.</w:t>
            </w:r>
          </w:p>
          <w:p w14:paraId="65F91C31" w14:textId="77777777" w:rsidR="0057642D" w:rsidRPr="008C1F85" w:rsidRDefault="0057642D" w:rsidP="008C1F85">
            <w:pPr>
              <w:pStyle w:val="ListParagraph"/>
              <w:numPr>
                <w:ilvl w:val="0"/>
                <w:numId w:val="6"/>
              </w:numPr>
              <w:rPr>
                <w:rFonts w:asciiTheme="majorHAnsi" w:hAnsiTheme="majorHAnsi"/>
              </w:rPr>
            </w:pPr>
            <w:r w:rsidRPr="008C1F85">
              <w:rPr>
                <w:rFonts w:asciiTheme="majorHAnsi" w:hAnsiTheme="majorHAnsi"/>
              </w:rPr>
              <w:t xml:space="preserve">FHIM Ensures VA work remains synchronized with other federal agencies whose data modelers also reference the FHIM. </w:t>
            </w:r>
          </w:p>
          <w:p w14:paraId="20BB717F" w14:textId="77777777" w:rsidR="0057642D" w:rsidRPr="00E40098" w:rsidRDefault="0057642D" w:rsidP="008C1F85">
            <w:pPr>
              <w:pStyle w:val="ListParagraph"/>
              <w:numPr>
                <w:ilvl w:val="0"/>
                <w:numId w:val="6"/>
              </w:numPr>
            </w:pPr>
            <w:r w:rsidRPr="008C1F85">
              <w:rPr>
                <w:rFonts w:asciiTheme="majorHAnsi" w:hAnsiTheme="majorHAnsi"/>
              </w:rPr>
              <w:t>FHIM is referenced prior to any new VHA information modeling activity.</w:t>
            </w:r>
            <w:r>
              <w:t xml:space="preserve"> </w:t>
            </w:r>
          </w:p>
        </w:tc>
        <w:tc>
          <w:tcPr>
            <w:tcW w:w="3385" w:type="dxa"/>
          </w:tcPr>
          <w:p w14:paraId="51FDEBFA" w14:textId="69A32F77" w:rsidR="0057642D" w:rsidRDefault="008C1F85" w:rsidP="00C81F3C">
            <w:r>
              <w:lastRenderedPageBreak/>
              <w:t>According to VA personnel:</w:t>
            </w:r>
            <w:r w:rsidR="0057642D">
              <w:t xml:space="preserve"> </w:t>
            </w:r>
            <w:r w:rsidR="0057642D">
              <w:rPr>
                <w:rStyle w:val="FootnoteReference"/>
              </w:rPr>
              <w:footnoteReference w:id="33"/>
            </w:r>
          </w:p>
          <w:p w14:paraId="1552C3AB" w14:textId="006F0DCA" w:rsidR="0057642D" w:rsidRPr="008C1F85" w:rsidRDefault="0057642D" w:rsidP="008C1F85">
            <w:pPr>
              <w:pStyle w:val="ListParagraph"/>
              <w:numPr>
                <w:ilvl w:val="0"/>
                <w:numId w:val="7"/>
              </w:numPr>
              <w:rPr>
                <w:rFonts w:asciiTheme="majorHAnsi" w:hAnsiTheme="majorHAnsi"/>
              </w:rPr>
            </w:pPr>
            <w:r w:rsidRPr="008C1F85">
              <w:rPr>
                <w:rFonts w:asciiTheme="majorHAnsi" w:hAnsiTheme="majorHAnsi"/>
              </w:rPr>
              <w:t>Business Information Requirements for current and future initiat</w:t>
            </w:r>
            <w:r w:rsidR="008C1F85">
              <w:rPr>
                <w:rFonts w:asciiTheme="majorHAnsi" w:hAnsiTheme="majorHAnsi"/>
              </w:rPr>
              <w:t>ives are represented in the BIM</w:t>
            </w:r>
          </w:p>
          <w:p w14:paraId="2329358A" w14:textId="691C9C26" w:rsidR="0057642D" w:rsidRPr="008C1F85" w:rsidRDefault="0057642D" w:rsidP="008C1F85">
            <w:pPr>
              <w:pStyle w:val="ListParagraph"/>
              <w:numPr>
                <w:ilvl w:val="0"/>
                <w:numId w:val="7"/>
              </w:numPr>
              <w:rPr>
                <w:rFonts w:asciiTheme="majorHAnsi" w:hAnsiTheme="majorHAnsi"/>
              </w:rPr>
            </w:pPr>
            <w:r w:rsidRPr="008C1F85">
              <w:rPr>
                <w:rFonts w:asciiTheme="majorHAnsi" w:hAnsiTheme="majorHAnsi"/>
              </w:rPr>
              <w:lastRenderedPageBreak/>
              <w:t xml:space="preserve">The initiatives are </w:t>
            </w:r>
          </w:p>
          <w:p w14:paraId="7EF7AE5E" w14:textId="77777777" w:rsidR="0057642D" w:rsidRPr="008C1F85" w:rsidRDefault="0057642D" w:rsidP="008C1F85">
            <w:pPr>
              <w:pStyle w:val="ListParagraph"/>
              <w:numPr>
                <w:ilvl w:val="1"/>
                <w:numId w:val="7"/>
              </w:numPr>
              <w:rPr>
                <w:rFonts w:asciiTheme="majorHAnsi" w:hAnsiTheme="majorHAnsi"/>
              </w:rPr>
            </w:pPr>
            <w:r w:rsidRPr="008C1F85">
              <w:rPr>
                <w:rFonts w:asciiTheme="majorHAnsi" w:hAnsiTheme="majorHAnsi"/>
              </w:rPr>
              <w:t>The VHA Virtual Patient Record</w:t>
            </w:r>
          </w:p>
          <w:p w14:paraId="7EE95809" w14:textId="77777777" w:rsidR="0057642D" w:rsidRPr="008C1F85" w:rsidRDefault="0057642D" w:rsidP="008C1F85">
            <w:pPr>
              <w:pStyle w:val="ListParagraph"/>
              <w:numPr>
                <w:ilvl w:val="1"/>
                <w:numId w:val="7"/>
              </w:numPr>
              <w:rPr>
                <w:rFonts w:asciiTheme="majorHAnsi" w:hAnsiTheme="majorHAnsi"/>
              </w:rPr>
            </w:pPr>
            <w:r w:rsidRPr="008C1F85">
              <w:rPr>
                <w:rFonts w:asciiTheme="majorHAnsi" w:hAnsiTheme="majorHAnsi"/>
              </w:rPr>
              <w:t>Care in the Community Program</w:t>
            </w:r>
          </w:p>
          <w:p w14:paraId="58E35644" w14:textId="77777777" w:rsidR="0057642D" w:rsidRPr="008C1F85" w:rsidRDefault="0057642D" w:rsidP="008C1F85">
            <w:pPr>
              <w:pStyle w:val="ListParagraph"/>
              <w:numPr>
                <w:ilvl w:val="1"/>
                <w:numId w:val="7"/>
              </w:numPr>
              <w:rPr>
                <w:rFonts w:asciiTheme="majorHAnsi" w:hAnsiTheme="majorHAnsi"/>
              </w:rPr>
            </w:pPr>
            <w:r w:rsidRPr="008C1F85">
              <w:rPr>
                <w:rFonts w:asciiTheme="majorHAnsi" w:hAnsiTheme="majorHAnsi"/>
              </w:rPr>
              <w:t xml:space="preserve">Vista Modernization </w:t>
            </w:r>
          </w:p>
          <w:p w14:paraId="2471586E" w14:textId="61267B90" w:rsidR="0057642D" w:rsidRPr="00E40098" w:rsidRDefault="0057642D" w:rsidP="008C1F85">
            <w:pPr>
              <w:pStyle w:val="ListParagraph"/>
              <w:numPr>
                <w:ilvl w:val="0"/>
                <w:numId w:val="7"/>
              </w:numPr>
            </w:pPr>
            <w:r w:rsidRPr="008C1F85">
              <w:rPr>
                <w:rFonts w:asciiTheme="majorHAnsi" w:hAnsiTheme="majorHAnsi"/>
              </w:rPr>
              <w:t>Vista</w:t>
            </w:r>
            <w:r w:rsidR="008C1F85">
              <w:rPr>
                <w:rFonts w:asciiTheme="majorHAnsi" w:hAnsiTheme="majorHAnsi"/>
              </w:rPr>
              <w:t xml:space="preserve"> EHR </w:t>
            </w:r>
            <w:r w:rsidR="00736690" w:rsidRPr="008C1F85">
              <w:rPr>
                <w:rFonts w:asciiTheme="majorHAnsi" w:hAnsiTheme="majorHAnsi"/>
              </w:rPr>
              <w:t>system</w:t>
            </w:r>
            <w:r w:rsidRPr="008C1F85">
              <w:rPr>
                <w:rFonts w:asciiTheme="majorHAnsi" w:hAnsiTheme="majorHAnsi"/>
              </w:rPr>
              <w:t xml:space="preserve"> plans to use FHIR as a standard for health systems interoperability.</w:t>
            </w:r>
          </w:p>
        </w:tc>
      </w:tr>
      <w:tr w:rsidR="0057642D" w:rsidRPr="00E40098" w14:paraId="27D5DDA6" w14:textId="77777777" w:rsidTr="008C1F85">
        <w:trPr>
          <w:trHeight w:val="3113"/>
        </w:trPr>
        <w:tc>
          <w:tcPr>
            <w:tcW w:w="2605" w:type="dxa"/>
          </w:tcPr>
          <w:p w14:paraId="3E59D1D5" w14:textId="23BB9034" w:rsidR="0057642D" w:rsidRPr="00E40098" w:rsidRDefault="008C1F85" w:rsidP="00C81F3C">
            <w:pPr>
              <w:rPr>
                <w:b/>
              </w:rPr>
            </w:pPr>
            <w:r>
              <w:rPr>
                <w:b/>
              </w:rPr>
              <w:lastRenderedPageBreak/>
              <w:t>The Defense Health Agency</w:t>
            </w:r>
            <w:r w:rsidR="0057642D" w:rsidRPr="00E40098">
              <w:rPr>
                <w:b/>
              </w:rPr>
              <w:t xml:space="preserve"> </w:t>
            </w:r>
            <w:r w:rsidR="0041280D">
              <w:rPr>
                <w:b/>
              </w:rPr>
              <w:t xml:space="preserve">(DHA) </w:t>
            </w:r>
            <w:r w:rsidR="0057642D" w:rsidRPr="00E40098">
              <w:rPr>
                <w:b/>
              </w:rPr>
              <w:t xml:space="preserve">&amp; Military </w:t>
            </w:r>
            <w:r>
              <w:rPr>
                <w:b/>
              </w:rPr>
              <w:t xml:space="preserve">Health System </w:t>
            </w:r>
            <w:r w:rsidR="0041280D">
              <w:rPr>
                <w:b/>
              </w:rPr>
              <w:t>(MHS)</w:t>
            </w:r>
          </w:p>
        </w:tc>
        <w:tc>
          <w:tcPr>
            <w:tcW w:w="3810" w:type="dxa"/>
          </w:tcPr>
          <w:p w14:paraId="16D3A94E" w14:textId="1B8FA127" w:rsidR="0057642D" w:rsidRDefault="008C1F85" w:rsidP="00C81F3C">
            <w:r>
              <w:t>According to DHA personnel:</w:t>
            </w:r>
            <w:r w:rsidR="0057642D">
              <w:t xml:space="preserve"> </w:t>
            </w:r>
            <w:r w:rsidR="0057642D">
              <w:rPr>
                <w:rStyle w:val="FootnoteReference"/>
              </w:rPr>
              <w:footnoteReference w:id="34"/>
            </w:r>
          </w:p>
          <w:p w14:paraId="5112CF68" w14:textId="77777777" w:rsidR="0057642D" w:rsidRPr="008C1F85" w:rsidRDefault="0057642D" w:rsidP="008C1F85">
            <w:pPr>
              <w:pStyle w:val="ListParagraph"/>
              <w:numPr>
                <w:ilvl w:val="0"/>
                <w:numId w:val="8"/>
              </w:numPr>
              <w:rPr>
                <w:rFonts w:asciiTheme="majorHAnsi" w:hAnsiTheme="majorHAnsi"/>
              </w:rPr>
            </w:pPr>
            <w:r w:rsidRPr="008C1F85">
              <w:rPr>
                <w:rFonts w:asciiTheme="majorHAnsi" w:hAnsiTheme="majorHAnsi"/>
              </w:rPr>
              <w:t>DHA is using FHIM to drive several of the data and standards requirements and provide the data definitions and standards.</w:t>
            </w:r>
          </w:p>
          <w:p w14:paraId="59AB99DA" w14:textId="77777777" w:rsidR="0057642D" w:rsidRPr="008C1F85" w:rsidRDefault="0057642D" w:rsidP="008C1F85">
            <w:pPr>
              <w:pStyle w:val="ListParagraph"/>
              <w:numPr>
                <w:ilvl w:val="0"/>
                <w:numId w:val="8"/>
              </w:numPr>
              <w:rPr>
                <w:rFonts w:asciiTheme="majorHAnsi" w:hAnsiTheme="majorHAnsi"/>
              </w:rPr>
            </w:pPr>
            <w:r w:rsidRPr="008C1F85">
              <w:rPr>
                <w:rFonts w:asciiTheme="majorHAnsi" w:hAnsiTheme="majorHAnsi"/>
              </w:rPr>
              <w:t>The FHIM is used to establish design models, standards, and common entity attributes to map A.C.E. legacy systems to FHIM and MHS DIV-1 and DIV-2 models for new EHRs.</w:t>
            </w:r>
          </w:p>
          <w:p w14:paraId="273A2E91" w14:textId="77777777" w:rsidR="0057642D" w:rsidRPr="008C1F85" w:rsidRDefault="0057642D" w:rsidP="008C1F85">
            <w:pPr>
              <w:pStyle w:val="ListParagraph"/>
              <w:numPr>
                <w:ilvl w:val="0"/>
                <w:numId w:val="8"/>
              </w:numPr>
              <w:rPr>
                <w:rFonts w:asciiTheme="majorHAnsi" w:hAnsiTheme="majorHAnsi"/>
              </w:rPr>
            </w:pPr>
            <w:r w:rsidRPr="008C1F85">
              <w:rPr>
                <w:rFonts w:asciiTheme="majorHAnsi" w:hAnsiTheme="majorHAnsi"/>
              </w:rPr>
              <w:t>The FHIM is considered as the authoritative federal health data reference model.</w:t>
            </w:r>
          </w:p>
          <w:p w14:paraId="7E193981" w14:textId="77777777" w:rsidR="0057642D" w:rsidRPr="00E40098" w:rsidRDefault="0057642D" w:rsidP="00C81F3C"/>
        </w:tc>
        <w:tc>
          <w:tcPr>
            <w:tcW w:w="3385" w:type="dxa"/>
          </w:tcPr>
          <w:p w14:paraId="28BFF8FC" w14:textId="73BB7427" w:rsidR="0057642D" w:rsidRDefault="008C1F85" w:rsidP="00C81F3C">
            <w:r>
              <w:t>According to DHA personnel:</w:t>
            </w:r>
            <w:r w:rsidR="0057642D">
              <w:rPr>
                <w:rStyle w:val="FootnoteReference"/>
              </w:rPr>
              <w:footnoteReference w:id="35"/>
            </w:r>
          </w:p>
          <w:p w14:paraId="67BF9D68" w14:textId="77777777" w:rsidR="0057642D" w:rsidRPr="008C1F85" w:rsidRDefault="0057642D" w:rsidP="008C1F85">
            <w:pPr>
              <w:pStyle w:val="ListParagraph"/>
              <w:numPr>
                <w:ilvl w:val="0"/>
                <w:numId w:val="9"/>
              </w:numPr>
              <w:rPr>
                <w:rFonts w:asciiTheme="majorHAnsi" w:hAnsiTheme="majorHAnsi"/>
              </w:rPr>
            </w:pPr>
            <w:r w:rsidRPr="008C1F85">
              <w:rPr>
                <w:rFonts w:asciiTheme="majorHAnsi" w:hAnsiTheme="majorHAnsi"/>
              </w:rPr>
              <w:t>FHIM will continue to be used to establish design models, standards, and common entity attributes to map data from A.C.E. legacy systems to MHS DIV-1 and DIV-2 models.</w:t>
            </w:r>
          </w:p>
          <w:p w14:paraId="3D069205" w14:textId="77777777" w:rsidR="0057642D" w:rsidRPr="008C1F85" w:rsidRDefault="0057642D" w:rsidP="008C1F85">
            <w:pPr>
              <w:pStyle w:val="ListParagraph"/>
              <w:numPr>
                <w:ilvl w:val="0"/>
                <w:numId w:val="9"/>
              </w:numPr>
              <w:rPr>
                <w:rFonts w:asciiTheme="majorHAnsi" w:hAnsiTheme="majorHAnsi"/>
              </w:rPr>
            </w:pPr>
            <w:r w:rsidRPr="008C1F85">
              <w:rPr>
                <w:rFonts w:asciiTheme="majorHAnsi" w:hAnsiTheme="majorHAnsi"/>
              </w:rPr>
              <w:t>Interoperability of the new EHR will be based on the MHS Conceptual model, which contains the FHIM and imports it on each FHIM update.</w:t>
            </w:r>
          </w:p>
          <w:p w14:paraId="401CB198" w14:textId="77777777" w:rsidR="0057642D" w:rsidRPr="00E40098" w:rsidRDefault="0057642D" w:rsidP="008C1F85">
            <w:pPr>
              <w:pStyle w:val="ListParagraph"/>
              <w:numPr>
                <w:ilvl w:val="0"/>
                <w:numId w:val="9"/>
              </w:numPr>
            </w:pPr>
            <w:r w:rsidRPr="008C1F85">
              <w:rPr>
                <w:rFonts w:asciiTheme="majorHAnsi" w:hAnsiTheme="majorHAnsi"/>
              </w:rPr>
              <w:t>FHIM is tied to modeling and subsequent development around MHS Genesis program.</w:t>
            </w:r>
          </w:p>
        </w:tc>
      </w:tr>
      <w:tr w:rsidR="0057642D" w:rsidRPr="00E40098" w14:paraId="06F32062" w14:textId="77777777" w:rsidTr="008C1F85">
        <w:tc>
          <w:tcPr>
            <w:tcW w:w="2605" w:type="dxa"/>
          </w:tcPr>
          <w:p w14:paraId="52A50371" w14:textId="4282DF67" w:rsidR="0057642D" w:rsidRPr="00E40098" w:rsidRDefault="008C1F85" w:rsidP="00C81F3C">
            <w:pPr>
              <w:rPr>
                <w:b/>
              </w:rPr>
            </w:pPr>
            <w:r>
              <w:rPr>
                <w:b/>
              </w:rPr>
              <w:t xml:space="preserve">Food &amp; Drug Administration </w:t>
            </w:r>
            <w:r w:rsidR="0041280D">
              <w:rPr>
                <w:b/>
              </w:rPr>
              <w:t>(FDA)</w:t>
            </w:r>
          </w:p>
        </w:tc>
        <w:tc>
          <w:tcPr>
            <w:tcW w:w="3810" w:type="dxa"/>
          </w:tcPr>
          <w:p w14:paraId="1F81F399" w14:textId="242FAF72" w:rsidR="0057642D" w:rsidRDefault="008C1F85" w:rsidP="00C81F3C">
            <w:r>
              <w:t>According to FDA personnel:</w:t>
            </w:r>
            <w:r w:rsidR="0057642D">
              <w:t xml:space="preserve"> </w:t>
            </w:r>
            <w:r w:rsidR="0057642D">
              <w:rPr>
                <w:rStyle w:val="FootnoteReference"/>
              </w:rPr>
              <w:footnoteReference w:id="36"/>
            </w:r>
            <w:r w:rsidR="0057642D" w:rsidRPr="00E40098">
              <w:t xml:space="preserve"> </w:t>
            </w:r>
          </w:p>
          <w:p w14:paraId="576AFD7C" w14:textId="77777777" w:rsidR="0057642D" w:rsidRPr="008C1F85" w:rsidRDefault="0057642D" w:rsidP="008C1F85">
            <w:pPr>
              <w:pStyle w:val="ListParagraph"/>
              <w:numPr>
                <w:ilvl w:val="0"/>
                <w:numId w:val="10"/>
              </w:numPr>
              <w:rPr>
                <w:rFonts w:asciiTheme="majorHAnsi" w:hAnsiTheme="majorHAnsi"/>
              </w:rPr>
            </w:pPr>
            <w:r w:rsidRPr="008C1F85">
              <w:rPr>
                <w:rFonts w:asciiTheme="majorHAnsi" w:hAnsiTheme="majorHAnsi"/>
              </w:rPr>
              <w:t xml:space="preserve">FDA currently works with </w:t>
            </w:r>
            <w:r w:rsidRPr="008C1F85">
              <w:rPr>
                <w:rFonts w:asciiTheme="majorHAnsi" w:hAnsiTheme="majorHAnsi"/>
              </w:rPr>
              <w:lastRenderedPageBreak/>
              <w:t>FHIM initiatives to ensure federally recognized and mandated data standards align with FDA standards.</w:t>
            </w:r>
          </w:p>
        </w:tc>
        <w:tc>
          <w:tcPr>
            <w:tcW w:w="3385" w:type="dxa"/>
          </w:tcPr>
          <w:p w14:paraId="3E8B7422" w14:textId="77777777" w:rsidR="0057642D" w:rsidRPr="00E40098" w:rsidRDefault="0057642D" w:rsidP="00C81F3C">
            <w:r w:rsidRPr="00E40098">
              <w:lastRenderedPageBreak/>
              <w:t>No future plans identified</w:t>
            </w:r>
          </w:p>
        </w:tc>
      </w:tr>
      <w:tr w:rsidR="0057642D" w:rsidRPr="00E40098" w14:paraId="52131809" w14:textId="77777777" w:rsidTr="008C1F85">
        <w:tc>
          <w:tcPr>
            <w:tcW w:w="2605" w:type="dxa"/>
          </w:tcPr>
          <w:p w14:paraId="382E15E3" w14:textId="5D03DE22" w:rsidR="0057642D" w:rsidRPr="00E40098" w:rsidRDefault="0057642D" w:rsidP="00C81F3C">
            <w:pPr>
              <w:rPr>
                <w:b/>
              </w:rPr>
            </w:pPr>
            <w:r w:rsidRPr="00E40098">
              <w:rPr>
                <w:b/>
              </w:rPr>
              <w:t>Offi</w:t>
            </w:r>
            <w:r w:rsidR="008C1F85">
              <w:rPr>
                <w:b/>
              </w:rPr>
              <w:t xml:space="preserve">ce of National Coordinator </w:t>
            </w:r>
            <w:r w:rsidR="0041280D">
              <w:rPr>
                <w:b/>
              </w:rPr>
              <w:t>(ONC)</w:t>
            </w:r>
          </w:p>
        </w:tc>
        <w:tc>
          <w:tcPr>
            <w:tcW w:w="3810" w:type="dxa"/>
          </w:tcPr>
          <w:p w14:paraId="5B0A677A" w14:textId="4C6A2971" w:rsidR="0057642D" w:rsidRDefault="008C1F85" w:rsidP="00C81F3C">
            <w:r>
              <w:t>According to ONC personnel:</w:t>
            </w:r>
            <w:r w:rsidR="0057642D">
              <w:rPr>
                <w:rStyle w:val="FootnoteReference"/>
              </w:rPr>
              <w:footnoteReference w:id="37"/>
            </w:r>
          </w:p>
          <w:p w14:paraId="39308E22" w14:textId="77777777" w:rsidR="0057642D" w:rsidRPr="008C1F85" w:rsidRDefault="0057642D" w:rsidP="008C1F85">
            <w:pPr>
              <w:pStyle w:val="ListParagraph"/>
              <w:numPr>
                <w:ilvl w:val="0"/>
                <w:numId w:val="10"/>
              </w:numPr>
              <w:rPr>
                <w:rFonts w:asciiTheme="majorHAnsi" w:hAnsiTheme="majorHAnsi"/>
              </w:rPr>
            </w:pPr>
            <w:r w:rsidRPr="008C1F85">
              <w:rPr>
                <w:rFonts w:asciiTheme="majorHAnsi" w:hAnsiTheme="majorHAnsi"/>
              </w:rPr>
              <w:t>The FHIM is offering value to and being referenced by the Quality Improvement Core (QI CORE) initiative along with other models such as the Clinical Information Modeling Initiative.</w:t>
            </w:r>
          </w:p>
          <w:p w14:paraId="16C98DE3" w14:textId="77777777" w:rsidR="0057642D" w:rsidRPr="00E40098" w:rsidRDefault="0057642D" w:rsidP="008C1F85">
            <w:pPr>
              <w:pStyle w:val="ListParagraph"/>
              <w:numPr>
                <w:ilvl w:val="0"/>
                <w:numId w:val="10"/>
              </w:numPr>
            </w:pPr>
            <w:r w:rsidRPr="008C1F85">
              <w:rPr>
                <w:rFonts w:asciiTheme="majorHAnsi" w:hAnsiTheme="majorHAnsi"/>
              </w:rPr>
              <w:t>ONC and National Institute of Science and Technology (NIST) use code generated by Model Driven Health Tools (MDHT) referencing the FHIM to test C-CDA conformance claims.</w:t>
            </w:r>
          </w:p>
        </w:tc>
        <w:tc>
          <w:tcPr>
            <w:tcW w:w="3385" w:type="dxa"/>
          </w:tcPr>
          <w:p w14:paraId="4D5507A5" w14:textId="77777777" w:rsidR="0057642D" w:rsidRPr="00E40098" w:rsidRDefault="0057642D" w:rsidP="00C81F3C">
            <w:r w:rsidRPr="00E40098">
              <w:t>No future plans identified</w:t>
            </w:r>
          </w:p>
        </w:tc>
      </w:tr>
      <w:tr w:rsidR="0057642D" w:rsidRPr="00E40098" w14:paraId="23AC8E66" w14:textId="77777777" w:rsidTr="008C1F85">
        <w:tc>
          <w:tcPr>
            <w:tcW w:w="2605" w:type="dxa"/>
          </w:tcPr>
          <w:p w14:paraId="418DFBF8" w14:textId="31C1376E" w:rsidR="0057642D" w:rsidRPr="00E40098" w:rsidRDefault="008C1F85" w:rsidP="00C81F3C">
            <w:pPr>
              <w:rPr>
                <w:b/>
              </w:rPr>
            </w:pPr>
            <w:r>
              <w:rPr>
                <w:b/>
              </w:rPr>
              <w:t xml:space="preserve">Interagency Program Office </w:t>
            </w:r>
            <w:r w:rsidR="0041280D">
              <w:rPr>
                <w:b/>
              </w:rPr>
              <w:t>(IPO)</w:t>
            </w:r>
          </w:p>
        </w:tc>
        <w:tc>
          <w:tcPr>
            <w:tcW w:w="3810" w:type="dxa"/>
          </w:tcPr>
          <w:p w14:paraId="7F0825BE" w14:textId="09E20F17" w:rsidR="0057642D" w:rsidRPr="00E40098" w:rsidRDefault="0057642D" w:rsidP="00C81F3C">
            <w:r w:rsidRPr="00E40098">
              <w:t xml:space="preserve">The Clinical Interoperability Scenario (CIS) teams reference the Domain tables and models provided by </w:t>
            </w:r>
            <w:r w:rsidR="008C1F85">
              <w:t>the ONC and FHIM.</w:t>
            </w:r>
            <w:r w:rsidRPr="00E40098">
              <w:rPr>
                <w:vertAlign w:val="superscript"/>
              </w:rPr>
              <w:footnoteReference w:id="38"/>
            </w:r>
          </w:p>
          <w:p w14:paraId="769CE341" w14:textId="77777777" w:rsidR="0057642D" w:rsidRPr="00E40098" w:rsidRDefault="0057642D" w:rsidP="00C81F3C"/>
        </w:tc>
        <w:tc>
          <w:tcPr>
            <w:tcW w:w="3385" w:type="dxa"/>
          </w:tcPr>
          <w:p w14:paraId="7BC730EA" w14:textId="77777777" w:rsidR="0057642D" w:rsidRPr="00E40098" w:rsidRDefault="0057642D" w:rsidP="00C81F3C">
            <w:r w:rsidRPr="00E40098">
              <w:t>No future plans identified</w:t>
            </w:r>
          </w:p>
        </w:tc>
      </w:tr>
      <w:tr w:rsidR="0057642D" w:rsidRPr="00E40098" w14:paraId="0BC6E702" w14:textId="77777777" w:rsidTr="008C1F85">
        <w:tc>
          <w:tcPr>
            <w:tcW w:w="2605" w:type="dxa"/>
          </w:tcPr>
          <w:p w14:paraId="2DDFAF9B" w14:textId="5C783599" w:rsidR="0057642D" w:rsidRPr="00E40098" w:rsidRDefault="0057642D" w:rsidP="008C1F85">
            <w:pPr>
              <w:rPr>
                <w:b/>
              </w:rPr>
            </w:pPr>
            <w:r w:rsidRPr="00E40098">
              <w:rPr>
                <w:b/>
              </w:rPr>
              <w:t>Th</w:t>
            </w:r>
            <w:r w:rsidR="008C1F85">
              <w:rPr>
                <w:b/>
              </w:rPr>
              <w:t>e National Library of Medicine</w:t>
            </w:r>
            <w:r w:rsidR="0041280D">
              <w:rPr>
                <w:b/>
              </w:rPr>
              <w:t xml:space="preserve"> (NLM)</w:t>
            </w:r>
            <w:r w:rsidR="008C1F85">
              <w:rPr>
                <w:b/>
              </w:rPr>
              <w:t xml:space="preserve"> &amp; Value Set Authority Center </w:t>
            </w:r>
            <w:r w:rsidR="0041280D">
              <w:rPr>
                <w:b/>
              </w:rPr>
              <w:t>(VSAC)</w:t>
            </w:r>
          </w:p>
        </w:tc>
        <w:tc>
          <w:tcPr>
            <w:tcW w:w="3810" w:type="dxa"/>
          </w:tcPr>
          <w:p w14:paraId="79608AE5" w14:textId="77777777" w:rsidR="0057642D" w:rsidRPr="00E40098" w:rsidRDefault="0057642D" w:rsidP="00C81F3C">
            <w:r w:rsidRPr="00E40098">
              <w:t>FHIM is an active contributor to NLM VSAC-produced official versions of vocabulary value sets contained in the Clinical Quality Measures database.</w:t>
            </w:r>
            <w:r w:rsidRPr="00E40098">
              <w:rPr>
                <w:vertAlign w:val="superscript"/>
              </w:rPr>
              <w:footnoteReference w:id="39"/>
            </w:r>
          </w:p>
        </w:tc>
        <w:tc>
          <w:tcPr>
            <w:tcW w:w="3385" w:type="dxa"/>
          </w:tcPr>
          <w:p w14:paraId="07BD7F3C" w14:textId="77777777" w:rsidR="0057642D" w:rsidRPr="00E40098" w:rsidRDefault="0057642D" w:rsidP="00C81F3C">
            <w:r w:rsidRPr="00E40098">
              <w:t>No future plans identified</w:t>
            </w:r>
          </w:p>
        </w:tc>
      </w:tr>
      <w:tr w:rsidR="0057642D" w:rsidRPr="00E40098" w14:paraId="09C3386C" w14:textId="77777777" w:rsidTr="008C1F85">
        <w:tc>
          <w:tcPr>
            <w:tcW w:w="2605" w:type="dxa"/>
          </w:tcPr>
          <w:p w14:paraId="6898F2C5" w14:textId="2D5A7E00" w:rsidR="0057642D" w:rsidRPr="00E40098" w:rsidRDefault="0057642D" w:rsidP="0041280D">
            <w:pPr>
              <w:rPr>
                <w:b/>
              </w:rPr>
            </w:pPr>
            <w:r w:rsidRPr="00E40098">
              <w:rPr>
                <w:b/>
              </w:rPr>
              <w:t>HL7 Clinical I</w:t>
            </w:r>
            <w:r w:rsidR="0041280D">
              <w:rPr>
                <w:b/>
              </w:rPr>
              <w:t xml:space="preserve">nformation Modeling Initiative (CIMI) &amp; </w:t>
            </w:r>
            <w:r w:rsidRPr="00E40098">
              <w:rPr>
                <w:b/>
              </w:rPr>
              <w:t>Co</w:t>
            </w:r>
            <w:r w:rsidR="0041280D">
              <w:rPr>
                <w:b/>
              </w:rPr>
              <w:t>mmon Logical Information Model (CLIM)</w:t>
            </w:r>
          </w:p>
        </w:tc>
        <w:tc>
          <w:tcPr>
            <w:tcW w:w="3810" w:type="dxa"/>
          </w:tcPr>
          <w:p w14:paraId="4EA64E80" w14:textId="77777777" w:rsidR="0057642D" w:rsidRPr="00E40098" w:rsidRDefault="0057642D" w:rsidP="008C1F85">
            <w:pPr>
              <w:spacing w:line="276" w:lineRule="auto"/>
            </w:pPr>
            <w:r w:rsidRPr="00E40098">
              <w:t>FHIM defines healthcare domains and high-level information-exchange classes (a.k.a. entities) in those domains; and where, FHIM classes are the context for CIMI Clinical Modeling Patterns constrained into Detailed Clinical Models (DCM).</w:t>
            </w:r>
            <w:r w:rsidRPr="00E40098">
              <w:rPr>
                <w:vertAlign w:val="superscript"/>
              </w:rPr>
              <w:footnoteReference w:id="40"/>
            </w:r>
          </w:p>
          <w:p w14:paraId="5D1E63A8" w14:textId="454E0432" w:rsidR="0057642D" w:rsidRPr="00E40098" w:rsidRDefault="0057642D" w:rsidP="0041280D">
            <w:pPr>
              <w:spacing w:line="276" w:lineRule="auto"/>
            </w:pPr>
            <w:r w:rsidRPr="00E40098">
              <w:lastRenderedPageBreak/>
              <w:t xml:space="preserve">The FHIM profile and DCMs are collectively referred to and will be balloted as the CIMI curated </w:t>
            </w:r>
            <w:r w:rsidR="0041280D">
              <w:t>CLIM</w:t>
            </w:r>
            <w:r w:rsidRPr="00E40098">
              <w:t>.</w:t>
            </w:r>
            <w:r w:rsidRPr="00E40098">
              <w:rPr>
                <w:vertAlign w:val="superscript"/>
              </w:rPr>
              <w:footnoteReference w:id="41"/>
            </w:r>
            <w:r w:rsidRPr="00E40098">
              <w:t xml:space="preserve"> </w:t>
            </w:r>
          </w:p>
        </w:tc>
        <w:tc>
          <w:tcPr>
            <w:tcW w:w="3385" w:type="dxa"/>
          </w:tcPr>
          <w:p w14:paraId="71E21818" w14:textId="77777777" w:rsidR="0057642D" w:rsidRPr="00E40098" w:rsidRDefault="0057642D" w:rsidP="00C81F3C">
            <w:r w:rsidRPr="00E40098">
              <w:lastRenderedPageBreak/>
              <w:t>No future plans identified</w:t>
            </w:r>
          </w:p>
        </w:tc>
      </w:tr>
      <w:tr w:rsidR="0057642D" w:rsidRPr="00E40098" w14:paraId="6A6539B5" w14:textId="77777777" w:rsidTr="008C1F85">
        <w:tc>
          <w:tcPr>
            <w:tcW w:w="2605" w:type="dxa"/>
          </w:tcPr>
          <w:p w14:paraId="215849B3" w14:textId="77777777" w:rsidR="0057642D" w:rsidRPr="00E40098" w:rsidRDefault="0057642D" w:rsidP="00C81F3C">
            <w:pPr>
              <w:rPr>
                <w:b/>
              </w:rPr>
            </w:pPr>
            <w:r w:rsidRPr="00E40098">
              <w:rPr>
                <w:b/>
              </w:rPr>
              <w:t>DaVita</w:t>
            </w:r>
          </w:p>
        </w:tc>
        <w:tc>
          <w:tcPr>
            <w:tcW w:w="3810" w:type="dxa"/>
          </w:tcPr>
          <w:p w14:paraId="53100FEC" w14:textId="77777777" w:rsidR="0057642D" w:rsidRPr="00E40098" w:rsidRDefault="0057642D" w:rsidP="00C81F3C">
            <w:r w:rsidRPr="00E40098">
              <w:t>DaVita uses FHIM in their effort to consolidate and modernize health information systems.</w:t>
            </w:r>
            <w:r w:rsidRPr="00E40098">
              <w:rPr>
                <w:vertAlign w:val="superscript"/>
              </w:rPr>
              <w:footnoteReference w:id="42"/>
            </w:r>
          </w:p>
        </w:tc>
        <w:tc>
          <w:tcPr>
            <w:tcW w:w="3385" w:type="dxa"/>
          </w:tcPr>
          <w:p w14:paraId="2A3FBDE8" w14:textId="77777777" w:rsidR="0057642D" w:rsidRPr="00E40098" w:rsidRDefault="0057642D" w:rsidP="00C81F3C">
            <w:r w:rsidRPr="00E40098">
              <w:t>No future plans identified</w:t>
            </w:r>
          </w:p>
        </w:tc>
      </w:tr>
    </w:tbl>
    <w:p w14:paraId="2F4519A6" w14:textId="77777777" w:rsidR="0057642D" w:rsidRDefault="0057642D" w:rsidP="0057642D"/>
    <w:p w14:paraId="3C2EA5A3" w14:textId="273A26FF" w:rsidR="0057642D" w:rsidRDefault="0057642D" w:rsidP="0057642D">
      <w:pPr>
        <w:pStyle w:val="Heading1"/>
      </w:pPr>
      <w:bookmarkStart w:id="52" w:name="_Toc455653211"/>
      <w:bookmarkStart w:id="53" w:name="_Toc457392642"/>
      <w:r w:rsidRPr="0057642D">
        <w:t>Summary</w:t>
      </w:r>
      <w:bookmarkEnd w:id="52"/>
      <w:bookmarkEnd w:id="53"/>
    </w:p>
    <w:p w14:paraId="7CF6DF72" w14:textId="77777777" w:rsidR="0057642D" w:rsidRDefault="0057642D" w:rsidP="0057642D"/>
    <w:p w14:paraId="280A1E52" w14:textId="1C33E854" w:rsidR="0057642D" w:rsidRDefault="0057642D" w:rsidP="00BC045C">
      <w:r w:rsidRPr="00E40098">
        <w:t xml:space="preserve">This </w:t>
      </w:r>
      <w:r w:rsidR="0041280D">
        <w:t>CONOPS</w:t>
      </w:r>
      <w:r w:rsidRPr="00E40098">
        <w:t xml:space="preserve"> provided an overview of the </w:t>
      </w:r>
      <w:r w:rsidR="0041280D">
        <w:t>FHIM,</w:t>
      </w:r>
      <w:r w:rsidRPr="00E40098">
        <w:t xml:space="preserve"> including its design and specifications, modeling steps and high level overview and requirements for implementation, if an agency wants to use FHIM in their organization. The CONOPS document also listed known past, present, and plann</w:t>
      </w:r>
      <w:r w:rsidR="0041280D">
        <w:t>ed future usage of the FHIM in federal and non-f</w:t>
      </w:r>
      <w:r w:rsidRPr="00E40098">
        <w:t xml:space="preserve">ederal organizations. The usage information presented in this CONOPS document described how federal partners have used the FHIM and how the partners propose to use the FHIM in the future to increase their health IT information exchange needs. </w:t>
      </w:r>
    </w:p>
    <w:p w14:paraId="2B85EAA0" w14:textId="77777777" w:rsidR="00CA7DA7" w:rsidRPr="00E40098" w:rsidRDefault="00CA7DA7" w:rsidP="0057642D"/>
    <w:p w14:paraId="273A0AAE" w14:textId="1A5CBBCE" w:rsidR="0057642D" w:rsidRDefault="0057642D" w:rsidP="00BC045C">
      <w:r w:rsidRPr="00E40098">
        <w:t xml:space="preserve">At present, FHIM is used for business information model updates, data standards establishment and alignment, data harmonization, data vocabulary, and new data model references by such federal agencies as the VA, DHA, CDC, FDA, and ONC. The FHIM provides a basis for information architecture within federal agency </w:t>
      </w:r>
      <w:r w:rsidR="001517F4">
        <w:t>EA</w:t>
      </w:r>
      <w:r w:rsidRPr="00E40098">
        <w:t xml:space="preserve"> practice, as well as potentially providing a single source of semantics (structure and terminology) to advance interoperability. </w:t>
      </w:r>
    </w:p>
    <w:p w14:paraId="4B86C28F" w14:textId="77777777" w:rsidR="00CA7DA7" w:rsidRPr="00E40098" w:rsidRDefault="00CA7DA7" w:rsidP="0057642D"/>
    <w:p w14:paraId="58423F20" w14:textId="42D8B80A" w:rsidR="00CA7DA7" w:rsidRDefault="0057642D" w:rsidP="00BC045C">
      <w:r w:rsidRPr="00E40098">
        <w:t>The FHIM provides agency architects with information models of higher-level specifications. Because FHIM is an information model, it provides information on domain properties, relationships, and the operations that can be performed on them. Federal agencies are planning to use the FHIM in health information exchange data standards, and in their efforts to establish design models and attributes, support data requirements, and advance new model development.</w:t>
      </w:r>
      <w:bookmarkStart w:id="54" w:name="_Toc455653212"/>
    </w:p>
    <w:p w14:paraId="0F191FF1" w14:textId="77777777" w:rsidR="00CA7DA7" w:rsidRDefault="00CA7DA7">
      <w:r>
        <w:br w:type="page"/>
      </w:r>
    </w:p>
    <w:p w14:paraId="3C6088EB" w14:textId="72B9553B" w:rsidR="00CA7DA7" w:rsidRDefault="00BC045C" w:rsidP="00CA7DA7">
      <w:pPr>
        <w:pStyle w:val="Heading1"/>
      </w:pPr>
      <w:bookmarkStart w:id="55" w:name="_Toc457392643"/>
      <w:r>
        <w:lastRenderedPageBreak/>
        <w:t>Citations</w:t>
      </w:r>
      <w:bookmarkEnd w:id="55"/>
    </w:p>
    <w:p w14:paraId="5E718353" w14:textId="77777777" w:rsidR="00CA7DA7" w:rsidRDefault="00CA7DA7" w:rsidP="00CA7DA7"/>
    <w:p w14:paraId="43C7ECD5" w14:textId="77777777" w:rsidR="00CA7DA7" w:rsidRPr="00B86265" w:rsidRDefault="00CA7DA7" w:rsidP="00CA7DA7">
      <w:pPr>
        <w:rPr>
          <w:b/>
          <w:sz w:val="22"/>
          <w:szCs w:val="22"/>
        </w:rPr>
      </w:pPr>
      <w:r w:rsidRPr="00B86265">
        <w:rPr>
          <w:b/>
          <w:sz w:val="22"/>
          <w:szCs w:val="22"/>
        </w:rPr>
        <w:t>Documents:</w:t>
      </w:r>
    </w:p>
    <w:p w14:paraId="67D56D82" w14:textId="77777777" w:rsidR="00CA7DA7" w:rsidRPr="0057642D" w:rsidRDefault="00CA7DA7" w:rsidP="00CA7DA7">
      <w:pPr>
        <w:rPr>
          <w:b/>
          <w:szCs w:val="28"/>
        </w:rPr>
      </w:pPr>
    </w:p>
    <w:p w14:paraId="01D71508" w14:textId="77777777" w:rsidR="00CA7DA7" w:rsidRPr="00B86265" w:rsidRDefault="00CA7DA7" w:rsidP="00CA7DA7">
      <w:pPr>
        <w:pStyle w:val="ListParagraph"/>
        <w:numPr>
          <w:ilvl w:val="0"/>
          <w:numId w:val="4"/>
        </w:numPr>
        <w:rPr>
          <w:rFonts w:ascii="Adobe Caslon Pro" w:hAnsi="Adobe Caslon Pro"/>
          <w:sz w:val="22"/>
          <w:szCs w:val="22"/>
        </w:rPr>
      </w:pPr>
      <w:r w:rsidRPr="00B86265">
        <w:rPr>
          <w:rFonts w:ascii="Adobe Caslon Pro" w:hAnsi="Adobe Caslon Pro"/>
          <w:sz w:val="22"/>
          <w:szCs w:val="22"/>
        </w:rPr>
        <w:t>Federal Health Information Model (FHIM) Integration with the National Information Exchange Model (NIEM), Whitepaper, Release 1.0 V5, ONC, 2011 (FHIM_NIEM_Whitepaper_4_7_2011V5)</w:t>
      </w:r>
    </w:p>
    <w:p w14:paraId="334E9099" w14:textId="77777777" w:rsidR="00CA7DA7" w:rsidRPr="00B86265" w:rsidRDefault="00CA7DA7" w:rsidP="00CA7DA7">
      <w:pPr>
        <w:pStyle w:val="Reference"/>
        <w:numPr>
          <w:ilvl w:val="0"/>
          <w:numId w:val="4"/>
        </w:numPr>
        <w:rPr>
          <w:rFonts w:eastAsiaTheme="minorEastAsia" w:cstheme="minorBidi"/>
          <w:szCs w:val="22"/>
        </w:rPr>
      </w:pPr>
      <w:r w:rsidRPr="00B86265">
        <w:rPr>
          <w:rFonts w:eastAsiaTheme="minorEastAsia" w:cstheme="minorBidi"/>
          <w:szCs w:val="22"/>
        </w:rPr>
        <w:t>Results of the Assessments of the Federal Health Information Model (FHIM), Version 1, Prepared for FHA by MITRE, 2012 (Results of the Assessments of the FHIM – Version 1 (MITRE 2012))</w:t>
      </w:r>
    </w:p>
    <w:p w14:paraId="680E1C5E" w14:textId="77777777" w:rsidR="00CA7DA7" w:rsidRPr="00B86265" w:rsidRDefault="00CA7DA7" w:rsidP="00CA7DA7">
      <w:pPr>
        <w:pStyle w:val="Reference"/>
        <w:numPr>
          <w:ilvl w:val="0"/>
          <w:numId w:val="4"/>
        </w:numPr>
        <w:rPr>
          <w:rFonts w:eastAsiaTheme="minorEastAsia" w:cstheme="minorBidi"/>
          <w:szCs w:val="22"/>
        </w:rPr>
      </w:pPr>
      <w:r w:rsidRPr="00B86265">
        <w:rPr>
          <w:rFonts w:eastAsiaTheme="minorEastAsia" w:cstheme="minorBidi"/>
          <w:szCs w:val="22"/>
        </w:rPr>
        <w:t>Evaluation of the Federal Health Information Model (FHIM), Interim Observations and Questions for FHA, Prepared for FHA by The Open Group Healthcare Forum, 2014 (Evaluation of the FHIM: Interim observations and Questions for FHA)</w:t>
      </w:r>
    </w:p>
    <w:p w14:paraId="00632A61" w14:textId="77777777" w:rsidR="00CA7DA7" w:rsidRPr="00B86265" w:rsidRDefault="00CA7DA7" w:rsidP="00CA7DA7">
      <w:pPr>
        <w:pStyle w:val="Reference"/>
        <w:numPr>
          <w:ilvl w:val="0"/>
          <w:numId w:val="4"/>
        </w:numPr>
        <w:rPr>
          <w:rFonts w:eastAsiaTheme="minorEastAsia" w:cstheme="minorBidi"/>
          <w:szCs w:val="22"/>
        </w:rPr>
      </w:pPr>
      <w:r w:rsidRPr="00B86265">
        <w:rPr>
          <w:rFonts w:eastAsiaTheme="minorEastAsia" w:cstheme="minorBidi"/>
          <w:szCs w:val="22"/>
        </w:rPr>
        <w:t>FHIM: A Business Perspective, Prepared by FHA, 2016 (FHIM Value Proposition – A business focus – 20160325)</w:t>
      </w:r>
    </w:p>
    <w:p w14:paraId="775D71C0" w14:textId="77777777" w:rsidR="00CA7DA7" w:rsidRPr="00B86265" w:rsidRDefault="00CA7DA7" w:rsidP="00CA7DA7">
      <w:pPr>
        <w:pStyle w:val="Reference"/>
        <w:numPr>
          <w:ilvl w:val="0"/>
          <w:numId w:val="4"/>
        </w:numPr>
        <w:rPr>
          <w:rFonts w:eastAsiaTheme="minorEastAsia" w:cstheme="minorBidi"/>
          <w:szCs w:val="22"/>
        </w:rPr>
      </w:pPr>
      <w:r w:rsidRPr="00B86265">
        <w:rPr>
          <w:rFonts w:eastAsiaTheme="minorEastAsia" w:cstheme="minorBidi"/>
          <w:szCs w:val="22"/>
        </w:rPr>
        <w:t>Enhancing Health Information Exchange with the FHIM, White Paper, Prepared by The Open Group Healthcare Forum, 2015 (Enhancing Health Information Exchange with the FHIM (2015))</w:t>
      </w:r>
    </w:p>
    <w:p w14:paraId="56E1BA87" w14:textId="77777777" w:rsidR="00CA7DA7" w:rsidRPr="00B86265" w:rsidRDefault="00CA7DA7" w:rsidP="00CA7DA7">
      <w:pPr>
        <w:pStyle w:val="Reference"/>
        <w:numPr>
          <w:ilvl w:val="0"/>
          <w:numId w:val="4"/>
        </w:numPr>
        <w:rPr>
          <w:rFonts w:eastAsiaTheme="minorEastAsia" w:cstheme="minorBidi"/>
          <w:szCs w:val="22"/>
        </w:rPr>
      </w:pPr>
      <w:r w:rsidRPr="00B86265">
        <w:rPr>
          <w:rFonts w:eastAsiaTheme="minorEastAsia" w:cstheme="minorBidi"/>
          <w:szCs w:val="22"/>
        </w:rPr>
        <w:t>VHA Business Information Architecture, How VHA Business Information Architecture Leverages and Contributes to the Federal Health Information Model, VHA BIA Unit, 2013 (VHA FHIM Use Case PowerPoint)</w:t>
      </w:r>
    </w:p>
    <w:p w14:paraId="2CBDA4EF" w14:textId="77777777" w:rsidR="00CA7DA7" w:rsidRPr="00B86265" w:rsidRDefault="00CA7DA7" w:rsidP="00CA7DA7">
      <w:pPr>
        <w:pStyle w:val="Reference"/>
        <w:numPr>
          <w:ilvl w:val="0"/>
          <w:numId w:val="4"/>
        </w:numPr>
        <w:rPr>
          <w:rFonts w:eastAsiaTheme="minorEastAsia" w:cstheme="minorBidi"/>
          <w:szCs w:val="22"/>
        </w:rPr>
      </w:pPr>
      <w:r w:rsidRPr="00B86265">
        <w:rPr>
          <w:rFonts w:eastAsiaTheme="minorEastAsia" w:cstheme="minorBidi"/>
          <w:szCs w:val="22"/>
        </w:rPr>
        <w:t>Overview of Military Health System Federal Health Information Model, MHS, 2016 (MHS FHIM Presentation 29 March 16 v2)</w:t>
      </w:r>
    </w:p>
    <w:p w14:paraId="026D4124" w14:textId="77777777" w:rsidR="00CA7DA7" w:rsidRPr="00B86265" w:rsidRDefault="00CA7DA7" w:rsidP="00CA7DA7">
      <w:pPr>
        <w:pStyle w:val="Reference"/>
        <w:numPr>
          <w:ilvl w:val="0"/>
          <w:numId w:val="4"/>
        </w:numPr>
        <w:rPr>
          <w:rFonts w:eastAsiaTheme="minorEastAsia" w:cstheme="minorBidi"/>
          <w:szCs w:val="22"/>
        </w:rPr>
      </w:pPr>
      <w:r w:rsidRPr="00B86265">
        <w:rPr>
          <w:rFonts w:eastAsiaTheme="minorEastAsia" w:cstheme="minorBidi"/>
          <w:szCs w:val="22"/>
        </w:rPr>
        <w:t>Healthcare Information Interoperability Technical Package, DoD/VA Interagency Program Office, Draft Version 4.0, 2015 (Healthcare Information Interoperability Technical Package – Draft Version 4.0 March 2015)</w:t>
      </w:r>
    </w:p>
    <w:p w14:paraId="3468AD2A" w14:textId="77777777" w:rsidR="00CA7DA7" w:rsidRPr="00B86265" w:rsidRDefault="00CA7DA7" w:rsidP="00CA7DA7">
      <w:pPr>
        <w:pStyle w:val="Reference"/>
        <w:numPr>
          <w:ilvl w:val="0"/>
          <w:numId w:val="4"/>
        </w:numPr>
        <w:rPr>
          <w:rFonts w:eastAsiaTheme="minorEastAsia" w:cstheme="minorBidi"/>
          <w:szCs w:val="22"/>
        </w:rPr>
      </w:pPr>
      <w:r w:rsidRPr="00B86265">
        <w:rPr>
          <w:rFonts w:eastAsiaTheme="minorEastAsia" w:cstheme="minorBidi"/>
          <w:szCs w:val="22"/>
        </w:rPr>
        <w:t>The Fast Guide to Model Driven Architecture - The Basics of Model Driven Architecture, Whitepaper, Cephas Consulting Corp, 2006 (The Fast Guide to Model Driven Architecture – Whitepaper by Cephas 2006)</w:t>
      </w:r>
    </w:p>
    <w:p w14:paraId="2EC7E8BF" w14:textId="77777777" w:rsidR="00CA7DA7" w:rsidRPr="00B86265" w:rsidRDefault="00CA7DA7" w:rsidP="00CA7DA7">
      <w:pPr>
        <w:pStyle w:val="Reference"/>
        <w:numPr>
          <w:ilvl w:val="0"/>
          <w:numId w:val="4"/>
        </w:numPr>
        <w:rPr>
          <w:rFonts w:eastAsiaTheme="minorEastAsia" w:cstheme="minorBidi"/>
          <w:szCs w:val="22"/>
        </w:rPr>
      </w:pPr>
      <w:r w:rsidRPr="00B86265">
        <w:rPr>
          <w:rFonts w:eastAsiaTheme="minorEastAsia" w:cstheme="minorBidi"/>
          <w:szCs w:val="22"/>
        </w:rPr>
        <w:t>FHA Federal Health Information Model (FHIM) Information Modeling Process Guide, Version 1.0, Prepared by FHA, 2014</w:t>
      </w:r>
    </w:p>
    <w:p w14:paraId="4638B29D" w14:textId="77777777" w:rsidR="00CA7DA7" w:rsidRPr="00B86265" w:rsidRDefault="00CA7DA7" w:rsidP="00CA7DA7">
      <w:pPr>
        <w:pStyle w:val="Reference"/>
        <w:numPr>
          <w:ilvl w:val="0"/>
          <w:numId w:val="4"/>
        </w:numPr>
        <w:rPr>
          <w:rFonts w:eastAsiaTheme="minorEastAsia" w:cstheme="minorBidi"/>
          <w:szCs w:val="22"/>
        </w:rPr>
      </w:pPr>
      <w:r w:rsidRPr="00B86265">
        <w:rPr>
          <w:rFonts w:eastAsiaTheme="minorEastAsia" w:cstheme="minorBidi"/>
          <w:szCs w:val="22"/>
        </w:rPr>
        <w:t>FHA FHIM Model Driven Architecture (MDA) Implementation Modeling Process Guide, Version 1.0, Prepared by FHA, 2014</w:t>
      </w:r>
    </w:p>
    <w:p w14:paraId="082918F7" w14:textId="77777777" w:rsidR="00CA7DA7" w:rsidRDefault="00CA7DA7" w:rsidP="00CA7DA7">
      <w:pPr>
        <w:pStyle w:val="Reference"/>
        <w:numPr>
          <w:ilvl w:val="0"/>
          <w:numId w:val="4"/>
        </w:numPr>
        <w:rPr>
          <w:rFonts w:eastAsiaTheme="minorEastAsia" w:cstheme="minorBidi"/>
          <w:szCs w:val="22"/>
        </w:rPr>
      </w:pPr>
      <w:r w:rsidRPr="00B86265">
        <w:rPr>
          <w:rFonts w:eastAsiaTheme="minorEastAsia" w:cstheme="minorBidi"/>
          <w:szCs w:val="22"/>
        </w:rPr>
        <w:t>VistA 4 Product Roadmap, Department of Veterans Affairs, 2014</w:t>
      </w:r>
    </w:p>
    <w:p w14:paraId="2BAF6CBC" w14:textId="77777777" w:rsidR="00CA7DA7" w:rsidRPr="00B86265" w:rsidRDefault="00CA7DA7" w:rsidP="00CA7DA7">
      <w:pPr>
        <w:pStyle w:val="Reference"/>
        <w:numPr>
          <w:ilvl w:val="0"/>
          <w:numId w:val="0"/>
        </w:numPr>
        <w:ind w:left="720"/>
        <w:rPr>
          <w:rFonts w:eastAsiaTheme="minorEastAsia" w:cstheme="minorBidi"/>
          <w:szCs w:val="22"/>
        </w:rPr>
      </w:pPr>
    </w:p>
    <w:p w14:paraId="03EB3A33" w14:textId="77777777" w:rsidR="00CA7DA7" w:rsidRPr="00B86265" w:rsidRDefault="00CA7DA7" w:rsidP="00CA7DA7">
      <w:pPr>
        <w:rPr>
          <w:b/>
          <w:sz w:val="22"/>
          <w:szCs w:val="22"/>
        </w:rPr>
      </w:pPr>
      <w:r w:rsidRPr="00B86265">
        <w:rPr>
          <w:b/>
          <w:sz w:val="22"/>
          <w:szCs w:val="22"/>
        </w:rPr>
        <w:t>Websites:</w:t>
      </w:r>
    </w:p>
    <w:p w14:paraId="72245818" w14:textId="77777777" w:rsidR="00CA7DA7" w:rsidRPr="00B86265" w:rsidRDefault="00CA7DA7" w:rsidP="00CA7DA7">
      <w:pPr>
        <w:pStyle w:val="Reference"/>
        <w:numPr>
          <w:ilvl w:val="0"/>
          <w:numId w:val="4"/>
        </w:numPr>
        <w:rPr>
          <w:rFonts w:eastAsiaTheme="minorEastAsia" w:cstheme="minorBidi"/>
          <w:szCs w:val="22"/>
        </w:rPr>
      </w:pPr>
      <w:r w:rsidRPr="00B86265">
        <w:rPr>
          <w:rFonts w:eastAsiaTheme="minorEastAsia" w:cstheme="minorBidi"/>
          <w:szCs w:val="22"/>
        </w:rPr>
        <w:t xml:space="preserve">Key Health Informatics Initiatives at FDA, FDA , 2015 </w:t>
      </w:r>
      <w:hyperlink r:id="rId25" w:history="1">
        <w:r w:rsidRPr="00B86265">
          <w:rPr>
            <w:rFonts w:eastAsiaTheme="minorEastAsia"/>
            <w:szCs w:val="22"/>
          </w:rPr>
          <w:t>http://www.fda.gov/ScienceResearch/HealthInformatics/ucm474551.htm</w:t>
        </w:r>
      </w:hyperlink>
      <w:r w:rsidRPr="00B86265">
        <w:rPr>
          <w:rFonts w:eastAsiaTheme="minorEastAsia" w:cstheme="minorBidi"/>
          <w:szCs w:val="22"/>
        </w:rPr>
        <w:t xml:space="preserve"> </w:t>
      </w:r>
    </w:p>
    <w:p w14:paraId="775478F1" w14:textId="77777777" w:rsidR="00CA7DA7" w:rsidRPr="00B86265" w:rsidRDefault="00CA7DA7" w:rsidP="00CA7DA7">
      <w:pPr>
        <w:pStyle w:val="Reference"/>
        <w:numPr>
          <w:ilvl w:val="0"/>
          <w:numId w:val="4"/>
        </w:numPr>
        <w:rPr>
          <w:rFonts w:eastAsiaTheme="minorEastAsia" w:cstheme="minorBidi"/>
          <w:szCs w:val="22"/>
        </w:rPr>
      </w:pPr>
      <w:r w:rsidRPr="00B86265">
        <w:rPr>
          <w:rFonts w:eastAsiaTheme="minorEastAsia" w:cstheme="minorBidi"/>
          <w:szCs w:val="22"/>
        </w:rPr>
        <w:t>Clinical Information Models for Labs Results Initiative, S&amp;I Framework http://wiki.siframework.org/Clinical+Information+Models+for+LRI</w:t>
      </w:r>
    </w:p>
    <w:p w14:paraId="7EB0A8DD" w14:textId="77777777" w:rsidR="00CA7DA7" w:rsidRPr="00B86265" w:rsidRDefault="00CA7DA7" w:rsidP="00CA7DA7">
      <w:pPr>
        <w:pStyle w:val="Reference"/>
        <w:numPr>
          <w:ilvl w:val="0"/>
          <w:numId w:val="4"/>
        </w:numPr>
        <w:rPr>
          <w:rFonts w:eastAsiaTheme="minorEastAsia" w:cstheme="minorBidi"/>
          <w:szCs w:val="22"/>
        </w:rPr>
      </w:pPr>
      <w:r w:rsidRPr="00B86265">
        <w:rPr>
          <w:rFonts w:eastAsiaTheme="minorEastAsia" w:cstheme="minorBidi"/>
          <w:szCs w:val="22"/>
        </w:rPr>
        <w:lastRenderedPageBreak/>
        <w:t xml:space="preserve">The Federal Health Information Model, 2016 </w:t>
      </w:r>
      <w:hyperlink r:id="rId26" w:history="1">
        <w:r w:rsidRPr="00B86265">
          <w:rPr>
            <w:rFonts w:eastAsiaTheme="minorEastAsia"/>
            <w:szCs w:val="22"/>
          </w:rPr>
          <w:t>http://www.fhims.org/content/_420A62FD03B64592AF50014B-content.html</w:t>
        </w:r>
      </w:hyperlink>
      <w:r w:rsidRPr="00B86265">
        <w:rPr>
          <w:rFonts w:eastAsiaTheme="minorEastAsia" w:cstheme="minorBidi"/>
          <w:szCs w:val="22"/>
        </w:rPr>
        <w:t xml:space="preserve"> </w:t>
      </w:r>
    </w:p>
    <w:p w14:paraId="5A4B151A" w14:textId="77777777" w:rsidR="00CA7DA7" w:rsidRPr="00B86265" w:rsidRDefault="00CA7DA7" w:rsidP="00CA7DA7">
      <w:pPr>
        <w:pStyle w:val="Reference"/>
        <w:numPr>
          <w:ilvl w:val="0"/>
          <w:numId w:val="4"/>
        </w:numPr>
        <w:rPr>
          <w:rFonts w:eastAsiaTheme="minorEastAsia" w:cstheme="minorBidi"/>
          <w:szCs w:val="22"/>
        </w:rPr>
      </w:pPr>
      <w:r w:rsidRPr="00B86265">
        <w:rPr>
          <w:rFonts w:eastAsiaTheme="minorEastAsia" w:cstheme="minorBidi"/>
          <w:szCs w:val="22"/>
        </w:rPr>
        <w:t>Welcome to the NLM Value Set Authority Center (VSAC), 2016</w:t>
      </w:r>
    </w:p>
    <w:p w14:paraId="0D75792A" w14:textId="77777777" w:rsidR="00CA7DA7" w:rsidRPr="00B86265" w:rsidRDefault="00CA7DA7" w:rsidP="00CA7DA7">
      <w:pPr>
        <w:ind w:firstLine="720"/>
        <w:rPr>
          <w:sz w:val="22"/>
          <w:szCs w:val="22"/>
        </w:rPr>
      </w:pPr>
      <w:r w:rsidRPr="00B86265">
        <w:rPr>
          <w:sz w:val="22"/>
          <w:szCs w:val="22"/>
        </w:rPr>
        <w:t>https://www.nlm.nih.gov/news/value_set_authority_center.html</w:t>
      </w:r>
    </w:p>
    <w:p w14:paraId="6EB5F741" w14:textId="77777777" w:rsidR="00CA7DA7" w:rsidRPr="00B86265" w:rsidRDefault="00CA7DA7" w:rsidP="00CA7DA7">
      <w:pPr>
        <w:pStyle w:val="Reference"/>
        <w:numPr>
          <w:ilvl w:val="0"/>
          <w:numId w:val="4"/>
        </w:numPr>
        <w:rPr>
          <w:rFonts w:eastAsiaTheme="minorEastAsia" w:cstheme="minorBidi"/>
          <w:szCs w:val="22"/>
        </w:rPr>
      </w:pPr>
      <w:r w:rsidRPr="00B86265">
        <w:rPr>
          <w:rFonts w:eastAsiaTheme="minorEastAsia" w:cstheme="minorBidi"/>
          <w:szCs w:val="22"/>
        </w:rPr>
        <w:t>Quality Improvement Core (QICore) Implementation Guide</w:t>
      </w:r>
    </w:p>
    <w:p w14:paraId="55DB5EE4" w14:textId="77777777" w:rsidR="00CA7DA7" w:rsidRPr="00B86265" w:rsidRDefault="001D5227" w:rsidP="00CA7DA7">
      <w:pPr>
        <w:ind w:left="360" w:firstLine="360"/>
        <w:rPr>
          <w:sz w:val="22"/>
          <w:szCs w:val="22"/>
        </w:rPr>
      </w:pPr>
      <w:hyperlink r:id="rId27" w:history="1">
        <w:r w:rsidR="00CA7DA7" w:rsidRPr="00B86265">
          <w:rPr>
            <w:sz w:val="22"/>
            <w:szCs w:val="22"/>
          </w:rPr>
          <w:t>http://www.hl7.org/fhir/qicore/qicore.html</w:t>
        </w:r>
      </w:hyperlink>
    </w:p>
    <w:p w14:paraId="5BD4286B" w14:textId="77777777" w:rsidR="00CA7DA7" w:rsidRPr="00B86265" w:rsidRDefault="00CA7DA7" w:rsidP="00CA7DA7">
      <w:pPr>
        <w:pStyle w:val="Reference"/>
        <w:numPr>
          <w:ilvl w:val="0"/>
          <w:numId w:val="4"/>
        </w:numPr>
        <w:rPr>
          <w:rFonts w:eastAsiaTheme="minorEastAsia" w:cstheme="minorBidi"/>
          <w:szCs w:val="22"/>
        </w:rPr>
      </w:pPr>
      <w:r w:rsidRPr="00B86265">
        <w:rPr>
          <w:rFonts w:eastAsiaTheme="minorEastAsia" w:cstheme="minorBidi"/>
          <w:szCs w:val="22"/>
        </w:rPr>
        <w:t>Information Model Fundamentals</w:t>
      </w:r>
    </w:p>
    <w:p w14:paraId="751F77AB" w14:textId="77777777" w:rsidR="00CA7DA7" w:rsidRPr="00B86265" w:rsidRDefault="001D5227" w:rsidP="00CA7DA7">
      <w:pPr>
        <w:pStyle w:val="ListParagraph"/>
        <w:rPr>
          <w:rFonts w:ascii="Adobe Caslon Pro" w:hAnsi="Adobe Caslon Pro"/>
          <w:sz w:val="22"/>
          <w:szCs w:val="22"/>
        </w:rPr>
      </w:pPr>
      <w:hyperlink r:id="rId28" w:history="1">
        <w:r w:rsidR="00CA7DA7" w:rsidRPr="00B86265">
          <w:rPr>
            <w:rFonts w:ascii="Adobe Caslon Pro" w:hAnsi="Adobe Caslon Pro"/>
            <w:sz w:val="22"/>
            <w:szCs w:val="22"/>
          </w:rPr>
          <w:t>https://technet.microsoft.com/en-us/library/aa972320(v=sql.80).aspx</w:t>
        </w:r>
      </w:hyperlink>
    </w:p>
    <w:p w14:paraId="533EE36A" w14:textId="77777777" w:rsidR="00CA7DA7" w:rsidRPr="00B86265" w:rsidRDefault="00CA7DA7" w:rsidP="00CA7DA7">
      <w:pPr>
        <w:pStyle w:val="Reference"/>
        <w:numPr>
          <w:ilvl w:val="0"/>
          <w:numId w:val="4"/>
        </w:numPr>
        <w:rPr>
          <w:rFonts w:eastAsiaTheme="minorEastAsia" w:cstheme="minorBidi"/>
          <w:szCs w:val="22"/>
        </w:rPr>
      </w:pPr>
      <w:r w:rsidRPr="00B86265">
        <w:rPr>
          <w:rFonts w:eastAsiaTheme="minorEastAsia" w:cstheme="minorBidi"/>
          <w:szCs w:val="22"/>
        </w:rPr>
        <w:t>Federal Health Information Model (FHIM) Fact Sheet</w:t>
      </w:r>
    </w:p>
    <w:p w14:paraId="2EA742EF" w14:textId="77777777" w:rsidR="00CA7DA7" w:rsidRPr="00B86265" w:rsidRDefault="001D5227" w:rsidP="00CA7DA7">
      <w:pPr>
        <w:pStyle w:val="ListParagraph"/>
        <w:rPr>
          <w:rFonts w:ascii="Adobe Caslon Pro" w:hAnsi="Adobe Caslon Pro"/>
          <w:sz w:val="22"/>
          <w:szCs w:val="22"/>
        </w:rPr>
      </w:pPr>
      <w:hyperlink r:id="rId29" w:history="1">
        <w:r w:rsidR="00CA7DA7" w:rsidRPr="00B86265">
          <w:rPr>
            <w:rFonts w:ascii="Adobe Caslon Pro" w:hAnsi="Adobe Caslon Pro"/>
            <w:sz w:val="22"/>
            <w:szCs w:val="22"/>
          </w:rPr>
          <w:t>http://www.fhims.org/docs/FHIM_Fact_Sheet.pdf</w:t>
        </w:r>
      </w:hyperlink>
    </w:p>
    <w:p w14:paraId="61BF941A" w14:textId="77777777" w:rsidR="00CA7DA7" w:rsidRPr="00B86265" w:rsidRDefault="00CA7DA7" w:rsidP="00CA7DA7">
      <w:pPr>
        <w:pStyle w:val="Reference"/>
        <w:numPr>
          <w:ilvl w:val="0"/>
          <w:numId w:val="4"/>
        </w:numPr>
        <w:rPr>
          <w:rFonts w:eastAsiaTheme="minorEastAsia" w:cstheme="minorBidi"/>
          <w:szCs w:val="22"/>
        </w:rPr>
      </w:pPr>
      <w:r w:rsidRPr="00B86265">
        <w:rPr>
          <w:rFonts w:eastAsiaTheme="minorEastAsia" w:cstheme="minorBidi"/>
          <w:szCs w:val="22"/>
        </w:rPr>
        <w:t>Federal Health Information Model (FHIM) Background</w:t>
      </w:r>
    </w:p>
    <w:p w14:paraId="0DA19C04" w14:textId="77777777" w:rsidR="00CA7DA7" w:rsidRPr="00B86265" w:rsidRDefault="001D5227" w:rsidP="00CA7DA7">
      <w:pPr>
        <w:pStyle w:val="ListParagraph"/>
        <w:rPr>
          <w:rFonts w:ascii="Adobe Caslon Pro" w:hAnsi="Adobe Caslon Pro"/>
          <w:sz w:val="22"/>
          <w:szCs w:val="22"/>
        </w:rPr>
      </w:pPr>
      <w:hyperlink r:id="rId30" w:history="1">
        <w:r w:rsidR="00CA7DA7" w:rsidRPr="00B86265">
          <w:rPr>
            <w:rFonts w:ascii="Adobe Caslon Pro" w:hAnsi="Adobe Caslon Pro"/>
            <w:sz w:val="22"/>
            <w:szCs w:val="22"/>
          </w:rPr>
          <w:t>http://fhims.org/background.html</w:t>
        </w:r>
      </w:hyperlink>
    </w:p>
    <w:p w14:paraId="0BEAEE84" w14:textId="77777777" w:rsidR="00CA7DA7" w:rsidRPr="00B86265" w:rsidRDefault="00CA7DA7" w:rsidP="00611188">
      <w:pPr>
        <w:pStyle w:val="Reference"/>
        <w:numPr>
          <w:ilvl w:val="0"/>
          <w:numId w:val="4"/>
        </w:numPr>
        <w:spacing w:after="0"/>
        <w:rPr>
          <w:rFonts w:eastAsiaTheme="minorEastAsia" w:cstheme="minorBidi"/>
          <w:szCs w:val="22"/>
        </w:rPr>
      </w:pPr>
      <w:r w:rsidRPr="00B86265">
        <w:rPr>
          <w:rFonts w:eastAsiaTheme="minorEastAsia" w:cstheme="minorBidi"/>
          <w:szCs w:val="22"/>
        </w:rPr>
        <w:t>Data Model</w:t>
      </w:r>
    </w:p>
    <w:p w14:paraId="4ECD061C" w14:textId="77777777" w:rsidR="00CA7DA7" w:rsidRDefault="001D5227" w:rsidP="00611188">
      <w:pPr>
        <w:pStyle w:val="ListParagraph"/>
        <w:rPr>
          <w:rFonts w:ascii="Adobe Caslon Pro" w:hAnsi="Adobe Caslon Pro"/>
          <w:sz w:val="22"/>
          <w:szCs w:val="22"/>
        </w:rPr>
      </w:pPr>
      <w:hyperlink r:id="rId31" w:history="1">
        <w:r w:rsidR="00CA7DA7" w:rsidRPr="00B86265">
          <w:rPr>
            <w:rFonts w:ascii="Adobe Caslon Pro" w:hAnsi="Adobe Caslon Pro"/>
            <w:sz w:val="22"/>
            <w:szCs w:val="22"/>
          </w:rPr>
          <w:t>https://en.wikipedia.org/wiki/Data_model</w:t>
        </w:r>
      </w:hyperlink>
    </w:p>
    <w:p w14:paraId="2A7036F1" w14:textId="77777777" w:rsidR="00CA7DA7" w:rsidRPr="00B86265" w:rsidRDefault="00CA7DA7" w:rsidP="00611188">
      <w:pPr>
        <w:pStyle w:val="ListParagraph"/>
        <w:rPr>
          <w:rFonts w:ascii="Adobe Caslon Pro" w:hAnsi="Adobe Caslon Pro"/>
          <w:sz w:val="22"/>
          <w:szCs w:val="22"/>
        </w:rPr>
      </w:pPr>
    </w:p>
    <w:p w14:paraId="5602BB96" w14:textId="479ABA0A" w:rsidR="00611188" w:rsidRPr="00B86265" w:rsidRDefault="007B1E3B" w:rsidP="00611188">
      <w:pPr>
        <w:spacing w:after="240"/>
        <w:rPr>
          <w:b/>
          <w:sz w:val="22"/>
          <w:szCs w:val="22"/>
        </w:rPr>
      </w:pPr>
      <w:r>
        <w:rPr>
          <w:b/>
          <w:sz w:val="22"/>
          <w:szCs w:val="22"/>
        </w:rPr>
        <w:t>Personal Communications</w:t>
      </w:r>
      <w:r w:rsidR="00611188">
        <w:rPr>
          <w:b/>
          <w:sz w:val="22"/>
          <w:szCs w:val="22"/>
        </w:rPr>
        <w:t>:</w:t>
      </w:r>
    </w:p>
    <w:p w14:paraId="34354B59" w14:textId="4C506A16" w:rsidR="00611188" w:rsidRPr="00B86265" w:rsidRDefault="00611188" w:rsidP="00611188">
      <w:pPr>
        <w:pStyle w:val="Reference"/>
        <w:numPr>
          <w:ilvl w:val="0"/>
          <w:numId w:val="4"/>
        </w:numPr>
        <w:spacing w:before="0" w:after="0" w:line="360" w:lineRule="auto"/>
        <w:rPr>
          <w:rFonts w:eastAsiaTheme="minorEastAsia" w:cstheme="minorBidi"/>
          <w:szCs w:val="22"/>
        </w:rPr>
      </w:pPr>
      <w:r w:rsidRPr="00B86265">
        <w:rPr>
          <w:rFonts w:eastAsiaTheme="minorEastAsia" w:cstheme="minorBidi"/>
          <w:szCs w:val="22"/>
        </w:rPr>
        <w:t>Dr. Julia Skapik</w:t>
      </w:r>
      <w:r>
        <w:rPr>
          <w:rFonts w:eastAsiaTheme="minorEastAsia" w:cstheme="minorBidi"/>
          <w:szCs w:val="22"/>
        </w:rPr>
        <w:t>, personal communication, March 21, 2016</w:t>
      </w:r>
    </w:p>
    <w:p w14:paraId="03838C60" w14:textId="77777777" w:rsidR="00611188" w:rsidRPr="00B86265" w:rsidRDefault="00611188" w:rsidP="00611188">
      <w:pPr>
        <w:pStyle w:val="Reference"/>
        <w:numPr>
          <w:ilvl w:val="0"/>
          <w:numId w:val="4"/>
        </w:numPr>
        <w:spacing w:before="0" w:after="0" w:line="360" w:lineRule="auto"/>
        <w:rPr>
          <w:rFonts w:eastAsiaTheme="minorEastAsia" w:cstheme="minorBidi"/>
          <w:szCs w:val="22"/>
        </w:rPr>
      </w:pPr>
      <w:r w:rsidRPr="00B86265">
        <w:rPr>
          <w:rFonts w:eastAsiaTheme="minorEastAsia" w:cstheme="minorBidi"/>
          <w:szCs w:val="22"/>
        </w:rPr>
        <w:t>Nancy Orvis, Alan Bartholomew, and Tom Hokel</w:t>
      </w:r>
      <w:r>
        <w:rPr>
          <w:rFonts w:eastAsiaTheme="minorEastAsia" w:cstheme="minorBidi"/>
          <w:szCs w:val="22"/>
        </w:rPr>
        <w:t>, personal communication, March 29, 2016</w:t>
      </w:r>
    </w:p>
    <w:p w14:paraId="30BC5AB7" w14:textId="2108FE41" w:rsidR="00CA7DA7" w:rsidRPr="00B86265" w:rsidRDefault="007B1E3B" w:rsidP="00611188">
      <w:pPr>
        <w:pStyle w:val="Reference"/>
        <w:numPr>
          <w:ilvl w:val="0"/>
          <w:numId w:val="4"/>
        </w:numPr>
        <w:spacing w:before="0" w:after="0" w:line="360" w:lineRule="auto"/>
        <w:rPr>
          <w:rFonts w:eastAsiaTheme="minorEastAsia" w:cstheme="minorBidi"/>
          <w:szCs w:val="22"/>
        </w:rPr>
      </w:pPr>
      <w:r>
        <w:rPr>
          <w:rFonts w:eastAsiaTheme="minorEastAsia" w:cstheme="minorBidi"/>
          <w:szCs w:val="22"/>
        </w:rPr>
        <w:t xml:space="preserve">Captain </w:t>
      </w:r>
      <w:r w:rsidR="00CA7DA7" w:rsidRPr="00B86265">
        <w:rPr>
          <w:rFonts w:eastAsiaTheme="minorEastAsia" w:cstheme="minorBidi"/>
          <w:szCs w:val="22"/>
        </w:rPr>
        <w:t>William A Hess</w:t>
      </w:r>
      <w:r>
        <w:rPr>
          <w:rFonts w:eastAsiaTheme="minorEastAsia" w:cstheme="minorBidi"/>
          <w:szCs w:val="22"/>
        </w:rPr>
        <w:t xml:space="preserve"> (ret), personal communication, April 8, 2016</w:t>
      </w:r>
    </w:p>
    <w:p w14:paraId="2A85269F" w14:textId="19F3078F" w:rsidR="00CA7DA7" w:rsidRDefault="00CA7DA7" w:rsidP="00611188">
      <w:pPr>
        <w:pStyle w:val="ListParagraph"/>
        <w:numPr>
          <w:ilvl w:val="0"/>
          <w:numId w:val="4"/>
        </w:numPr>
        <w:spacing w:line="360" w:lineRule="auto"/>
        <w:rPr>
          <w:rFonts w:ascii="Adobe Caslon Pro" w:hAnsi="Adobe Caslon Pro"/>
          <w:sz w:val="22"/>
          <w:szCs w:val="22"/>
        </w:rPr>
      </w:pPr>
      <w:r w:rsidRPr="00B86265">
        <w:rPr>
          <w:rFonts w:ascii="Adobe Caslon Pro" w:hAnsi="Adobe Caslon Pro"/>
          <w:sz w:val="22"/>
          <w:szCs w:val="22"/>
        </w:rPr>
        <w:t>Gail Macik,</w:t>
      </w:r>
      <w:r w:rsidR="007B1E3B">
        <w:rPr>
          <w:rFonts w:ascii="Adobe Caslon Pro" w:hAnsi="Adobe Caslon Pro"/>
          <w:sz w:val="22"/>
          <w:szCs w:val="22"/>
        </w:rPr>
        <w:t xml:space="preserve"> personal communication</w:t>
      </w:r>
      <w:r w:rsidR="00611188">
        <w:rPr>
          <w:rFonts w:ascii="Adobe Caslon Pro" w:hAnsi="Adobe Caslon Pro"/>
          <w:sz w:val="22"/>
          <w:szCs w:val="22"/>
        </w:rPr>
        <w:t xml:space="preserve">, </w:t>
      </w:r>
      <w:r w:rsidR="007B1E3B">
        <w:rPr>
          <w:rFonts w:ascii="Adobe Caslon Pro" w:hAnsi="Adobe Caslon Pro"/>
          <w:sz w:val="22"/>
          <w:szCs w:val="22"/>
        </w:rPr>
        <w:t>April</w:t>
      </w:r>
      <w:r w:rsidR="00611188">
        <w:rPr>
          <w:rFonts w:ascii="Adobe Caslon Pro" w:hAnsi="Adobe Caslon Pro"/>
          <w:sz w:val="22"/>
          <w:szCs w:val="22"/>
        </w:rPr>
        <w:t xml:space="preserve"> 8</w:t>
      </w:r>
      <w:r w:rsidR="007B1E3B">
        <w:rPr>
          <w:rFonts w:ascii="Adobe Caslon Pro" w:hAnsi="Adobe Caslon Pro"/>
          <w:sz w:val="22"/>
          <w:szCs w:val="22"/>
        </w:rPr>
        <w:t>, 2016</w:t>
      </w:r>
      <w:r w:rsidRPr="00B86265">
        <w:rPr>
          <w:rFonts w:ascii="Adobe Caslon Pro" w:hAnsi="Adobe Caslon Pro"/>
          <w:sz w:val="22"/>
          <w:szCs w:val="22"/>
        </w:rPr>
        <w:t xml:space="preserve"> </w:t>
      </w:r>
    </w:p>
    <w:p w14:paraId="3C0C2A6F" w14:textId="1B75AB27" w:rsidR="00611188" w:rsidRPr="00B86265" w:rsidRDefault="00611188" w:rsidP="00611188">
      <w:pPr>
        <w:pStyle w:val="ListParagraph"/>
        <w:numPr>
          <w:ilvl w:val="0"/>
          <w:numId w:val="4"/>
        </w:numPr>
        <w:spacing w:line="360" w:lineRule="auto"/>
        <w:rPr>
          <w:rFonts w:ascii="Adobe Caslon Pro" w:hAnsi="Adobe Caslon Pro"/>
          <w:sz w:val="22"/>
          <w:szCs w:val="22"/>
        </w:rPr>
      </w:pPr>
      <w:r>
        <w:rPr>
          <w:rFonts w:ascii="Adobe Caslon Pro" w:hAnsi="Adobe Caslon Pro"/>
          <w:sz w:val="22"/>
          <w:szCs w:val="22"/>
        </w:rPr>
        <w:t>Bob Bishop, personal communication, April 21, 2016</w:t>
      </w:r>
    </w:p>
    <w:bookmarkEnd w:id="54"/>
    <w:p w14:paraId="3D46091F" w14:textId="77777777" w:rsidR="00CA7DA7" w:rsidRDefault="00CA7DA7" w:rsidP="00CA7DA7"/>
    <w:sectPr w:rsidR="00CA7DA7" w:rsidSect="00F21BAF">
      <w:headerReference w:type="even" r:id="rId32"/>
      <w:headerReference w:type="default" r:id="rId33"/>
      <w:footerReference w:type="even" r:id="rId34"/>
      <w:footerReference w:type="default" r:id="rId35"/>
      <w:headerReference w:type="first" r:id="rId36"/>
      <w:footerReference w:type="first" r:id="rId37"/>
      <w:pgSz w:w="12240" w:h="15840"/>
      <w:pgMar w:top="1627" w:right="1440" w:bottom="1440" w:left="1440" w:header="540" w:footer="66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9CCD70" w14:textId="77777777" w:rsidR="001D5227" w:rsidRDefault="001D5227" w:rsidP="00894B6B">
      <w:r>
        <w:separator/>
      </w:r>
    </w:p>
  </w:endnote>
  <w:endnote w:type="continuationSeparator" w:id="0">
    <w:p w14:paraId="72230F63" w14:textId="77777777" w:rsidR="001D5227" w:rsidRDefault="001D5227" w:rsidP="00894B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oxima Nova">
    <w:altName w:val="Candara"/>
    <w:charset w:val="00"/>
    <w:family w:val="auto"/>
    <w:pitch w:val="variable"/>
    <w:sig w:usb0="00000001" w:usb1="00000001"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dobe Caslon Pro">
    <w:altName w:val="Times New Roman"/>
    <w:charset w:val="00"/>
    <w:family w:val="roman"/>
    <w:pitch w:val="variable"/>
    <w:sig w:usb0="800000AF" w:usb1="5000205B"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2A56B3" w14:textId="77777777" w:rsidR="00015BF5" w:rsidRDefault="00015BF5" w:rsidP="00BA5F5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3824CAC" w14:textId="77777777" w:rsidR="00015BF5" w:rsidRDefault="00015BF5" w:rsidP="00724F6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2013D" w14:textId="4010B18F" w:rsidR="00BA5F56" w:rsidRPr="00BA5F56" w:rsidRDefault="00BA5F56" w:rsidP="007E223F">
    <w:pPr>
      <w:pStyle w:val="Footer"/>
      <w:framePr w:wrap="around" w:vAnchor="text" w:hAnchor="margin" w:xAlign="right" w:y="1"/>
      <w:rPr>
        <w:rStyle w:val="PageNumber"/>
        <w:color w:val="FFFFFF" w:themeColor="background1"/>
      </w:rPr>
    </w:pPr>
    <w:r w:rsidRPr="00BA5F56">
      <w:rPr>
        <w:rStyle w:val="PageNumber"/>
        <w:color w:val="FFFFFF" w:themeColor="background1"/>
      </w:rPr>
      <w:fldChar w:fldCharType="begin"/>
    </w:r>
    <w:r w:rsidRPr="00BA5F56">
      <w:rPr>
        <w:rStyle w:val="PageNumber"/>
        <w:color w:val="FFFFFF" w:themeColor="background1"/>
      </w:rPr>
      <w:instrText xml:space="preserve">PAGE  </w:instrText>
    </w:r>
    <w:r w:rsidRPr="00BA5F56">
      <w:rPr>
        <w:rStyle w:val="PageNumber"/>
        <w:color w:val="FFFFFF" w:themeColor="background1"/>
      </w:rPr>
      <w:fldChar w:fldCharType="separate"/>
    </w:r>
    <w:r w:rsidR="00056BCD">
      <w:rPr>
        <w:rStyle w:val="PageNumber"/>
        <w:noProof/>
        <w:color w:val="FFFFFF" w:themeColor="background1"/>
      </w:rPr>
      <w:t>14</w:t>
    </w:r>
    <w:r w:rsidRPr="00BA5F56">
      <w:rPr>
        <w:rStyle w:val="PageNumber"/>
        <w:color w:val="FFFFFF" w:themeColor="background1"/>
      </w:rPr>
      <w:fldChar w:fldCharType="end"/>
    </w:r>
  </w:p>
  <w:p w14:paraId="439D5BFC" w14:textId="1ECBD515" w:rsidR="00015BF5" w:rsidRPr="00BA5F56" w:rsidRDefault="00015BF5" w:rsidP="00724F6F">
    <w:pPr>
      <w:pStyle w:val="Footer"/>
      <w:tabs>
        <w:tab w:val="left" w:pos="2924"/>
      </w:tabs>
      <w:ind w:right="360"/>
      <w:rPr>
        <w:color w:val="FFFFFF" w:themeColor="background1"/>
        <w:sz w:val="20"/>
        <w:szCs w:val="20"/>
      </w:rPr>
    </w:pPr>
    <w:r w:rsidRPr="00BA5F56">
      <w:rPr>
        <w:rStyle w:val="PageNumber"/>
        <w:color w:val="FFFFFF" w:themeColor="background1"/>
      </w:rPr>
      <w:t xml:space="preserve">Federal Health Architecture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4872E" w14:textId="77777777" w:rsidR="00015BF5" w:rsidRDefault="00015BF5" w:rsidP="00F85BB2">
    <w:pPr>
      <w:spacing w:line="276" w:lineRule="auto"/>
      <w:rPr>
        <w:b/>
        <w:sz w:val="20"/>
        <w:szCs w:val="20"/>
      </w:rPr>
    </w:pPr>
    <w:r w:rsidRPr="00BF795D">
      <w:rPr>
        <w:b/>
        <w:sz w:val="20"/>
        <w:szCs w:val="20"/>
      </w:rPr>
      <w:t>Federal Health Architecture Program Management Office</w:t>
    </w:r>
  </w:p>
  <w:p w14:paraId="6AF228A2" w14:textId="12BF7C09" w:rsidR="00015BF5" w:rsidRPr="00F85BB2" w:rsidRDefault="006556C3" w:rsidP="00F85BB2">
    <w:pPr>
      <w:spacing w:line="276" w:lineRule="auto"/>
      <w:rPr>
        <w:b/>
        <w:sz w:val="20"/>
        <w:szCs w:val="20"/>
      </w:rPr>
    </w:pPr>
    <w:r>
      <w:rPr>
        <w:sz w:val="20"/>
        <w:szCs w:val="20"/>
      </w:rPr>
      <w:t>330 C Street, SW</w:t>
    </w:r>
    <w:r w:rsidR="00015BF5" w:rsidRPr="00BF795D">
      <w:rPr>
        <w:sz w:val="20"/>
        <w:szCs w:val="20"/>
      </w:rPr>
      <w:t xml:space="preserve">  |  Washington, DC 20024</w:t>
    </w:r>
  </w:p>
  <w:p w14:paraId="6CAB0959" w14:textId="77777777" w:rsidR="00015BF5" w:rsidRPr="00BF795D" w:rsidRDefault="00015BF5" w:rsidP="00F85BB2">
    <w:pPr>
      <w:spacing w:line="276" w:lineRule="auto"/>
      <w:rPr>
        <w:sz w:val="20"/>
        <w:szCs w:val="20"/>
      </w:rPr>
    </w:pPr>
  </w:p>
  <w:p w14:paraId="775A42FC" w14:textId="42D6451A" w:rsidR="00015BF5" w:rsidRPr="00BF795D" w:rsidRDefault="00015BF5" w:rsidP="00F85BB2">
    <w:pPr>
      <w:pStyle w:val="Default"/>
      <w:spacing w:line="276" w:lineRule="auto"/>
      <w:rPr>
        <w:rFonts w:asciiTheme="minorHAnsi" w:hAnsiTheme="minorHAnsi"/>
        <w:sz w:val="20"/>
        <w:szCs w:val="20"/>
      </w:rPr>
    </w:pPr>
    <w:r w:rsidRPr="00BF795D">
      <w:rPr>
        <w:rFonts w:asciiTheme="minorHAnsi" w:hAnsiTheme="minorHAnsi"/>
        <w:sz w:val="20"/>
        <w:szCs w:val="20"/>
      </w:rPr>
      <w:t xml:space="preserve">Email: </w:t>
    </w:r>
    <w:hyperlink r:id="rId1" w:history="1">
      <w:r w:rsidRPr="00BF795D">
        <w:rPr>
          <w:rStyle w:val="Hyperlink"/>
          <w:rFonts w:asciiTheme="minorHAnsi" w:hAnsiTheme="minorHAnsi"/>
          <w:sz w:val="20"/>
          <w:szCs w:val="20"/>
        </w:rPr>
        <w:t>federal.health@hhs.gov</w:t>
      </w:r>
    </w:hyperlink>
    <w:r w:rsidRPr="00BF795D">
      <w:rPr>
        <w:rFonts w:asciiTheme="minorHAnsi" w:hAnsiTheme="minorHAnsi"/>
        <w:sz w:val="20"/>
        <w:szCs w:val="20"/>
      </w:rPr>
      <w:t xml:space="preserve">  |  Web: </w:t>
    </w:r>
    <w:hyperlink r:id="rId2" w:history="1">
      <w:r w:rsidRPr="00BF795D">
        <w:rPr>
          <w:rStyle w:val="Hyperlink"/>
          <w:rFonts w:asciiTheme="minorHAnsi" w:hAnsiTheme="minorHAnsi"/>
          <w:sz w:val="20"/>
          <w:szCs w:val="20"/>
        </w:rPr>
        <w:t>www.HealthIT.gov/FHA</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F32F0B" w14:textId="77777777" w:rsidR="001D5227" w:rsidRDefault="001D5227" w:rsidP="00894B6B">
      <w:r>
        <w:separator/>
      </w:r>
    </w:p>
  </w:footnote>
  <w:footnote w:type="continuationSeparator" w:id="0">
    <w:p w14:paraId="507764D3" w14:textId="77777777" w:rsidR="001D5227" w:rsidRDefault="001D5227" w:rsidP="00894B6B">
      <w:r>
        <w:continuationSeparator/>
      </w:r>
    </w:p>
  </w:footnote>
  <w:footnote w:id="1">
    <w:p w14:paraId="53661B92" w14:textId="2D3FA2D3" w:rsidR="008A56BD" w:rsidRDefault="008A56BD">
      <w:pPr>
        <w:pStyle w:val="FootnoteText"/>
      </w:pPr>
      <w:r>
        <w:rPr>
          <w:rStyle w:val="FootnoteReference"/>
        </w:rPr>
        <w:footnoteRef/>
      </w:r>
      <w:r>
        <w:t xml:space="preserve"> </w:t>
      </w:r>
      <w:r>
        <w:rPr>
          <w:rStyle w:val="Hyperlink"/>
          <w:b/>
          <w:bCs/>
        </w:rPr>
        <w:t>technet.microsoft.com</w:t>
      </w:r>
      <w:r>
        <w:rPr>
          <w:rStyle w:val="Hyperlink"/>
        </w:rPr>
        <w:t>/en-us/library/aa972320(v=sql.80).aspx</w:t>
      </w:r>
    </w:p>
  </w:footnote>
  <w:footnote w:id="2">
    <w:p w14:paraId="787DD224" w14:textId="77777777" w:rsidR="003E7C6C" w:rsidRDefault="003E7C6C" w:rsidP="003E7C6C">
      <w:pPr>
        <w:pStyle w:val="FootnoteText"/>
      </w:pPr>
      <w:r>
        <w:rPr>
          <w:rStyle w:val="FootnoteReference"/>
        </w:rPr>
        <w:footnoteRef/>
      </w:r>
      <w:r>
        <w:t xml:space="preserve"> </w:t>
      </w:r>
      <w:r w:rsidRPr="00B03AFC">
        <w:t>http://www.health.wa.gov.au/hic/eim/DOH%20WA%20EIM%20Overview%20V2.1.htm</w:t>
      </w:r>
    </w:p>
  </w:footnote>
  <w:footnote w:id="3">
    <w:p w14:paraId="0DF3A219" w14:textId="77777777" w:rsidR="003E7C6C" w:rsidRDefault="003E7C6C" w:rsidP="003E7C6C">
      <w:pPr>
        <w:pStyle w:val="FootnoteText"/>
      </w:pPr>
      <w:r>
        <w:rPr>
          <w:rStyle w:val="FootnoteReference"/>
        </w:rPr>
        <w:footnoteRef/>
      </w:r>
      <w:r>
        <w:t xml:space="preserve"> </w:t>
      </w:r>
      <w:r w:rsidRPr="002866FB">
        <w:t>https://tools.ietf.org/html/rfc3444</w:t>
      </w:r>
    </w:p>
  </w:footnote>
  <w:footnote w:id="4">
    <w:p w14:paraId="569E45AA" w14:textId="77777777" w:rsidR="003E7C6C" w:rsidRDefault="003E7C6C" w:rsidP="003E7C6C">
      <w:pPr>
        <w:pStyle w:val="FootnoteText"/>
      </w:pPr>
      <w:r>
        <w:rPr>
          <w:rStyle w:val="FootnoteReference"/>
        </w:rPr>
        <w:footnoteRef/>
      </w:r>
      <w:r>
        <w:t xml:space="preserve"> </w:t>
      </w:r>
      <w:r w:rsidRPr="002866FB">
        <w:t>https://tools.ietf.org/html/rfc3444</w:t>
      </w:r>
    </w:p>
  </w:footnote>
  <w:footnote w:id="5">
    <w:p w14:paraId="10E36786" w14:textId="77777777" w:rsidR="003E7C6C" w:rsidRDefault="003E7C6C" w:rsidP="003E7C6C">
      <w:pPr>
        <w:pStyle w:val="FootnoteText"/>
      </w:pPr>
      <w:r>
        <w:rPr>
          <w:rStyle w:val="FootnoteReference"/>
        </w:rPr>
        <w:footnoteRef/>
      </w:r>
      <w:r>
        <w:t xml:space="preserve"> </w:t>
      </w:r>
      <w:hyperlink r:id="rId1" w:history="1">
        <w:r>
          <w:rPr>
            <w:rStyle w:val="Hyperlink"/>
          </w:rPr>
          <w:t>https://technet.microsoft.com/en-us/library/aa972320(v=sql.80).aspx</w:t>
        </w:r>
      </w:hyperlink>
    </w:p>
  </w:footnote>
  <w:footnote w:id="6">
    <w:p w14:paraId="7F072E35" w14:textId="77777777" w:rsidR="003E7C6C" w:rsidRDefault="003E7C6C" w:rsidP="003E7C6C">
      <w:pPr>
        <w:pStyle w:val="FootnoteText"/>
      </w:pPr>
      <w:r>
        <w:rPr>
          <w:rStyle w:val="FootnoteReference"/>
        </w:rPr>
        <w:footnoteRef/>
      </w:r>
      <w:r>
        <w:t xml:space="preserve"> </w:t>
      </w:r>
      <w:r w:rsidRPr="0069406C">
        <w:t>http://www.health.wa.gov.au/hic/eim/DOH%20WA%20EIM%20Overview%20V2.1.htm#OV_2_1</w:t>
      </w:r>
    </w:p>
  </w:footnote>
  <w:footnote w:id="7">
    <w:p w14:paraId="7974FC7D" w14:textId="77777777" w:rsidR="003E7C6C" w:rsidRDefault="003E7C6C" w:rsidP="003E7C6C">
      <w:pPr>
        <w:pStyle w:val="FootnoteText"/>
      </w:pPr>
      <w:r>
        <w:rPr>
          <w:rStyle w:val="FootnoteReference"/>
        </w:rPr>
        <w:footnoteRef/>
      </w:r>
      <w:r>
        <w:t xml:space="preserve"> </w:t>
      </w:r>
      <w:r w:rsidRPr="007F6068">
        <w:t>http://www.health.wa.gov.au/hic/eim/DOH%20WA%20EIM%20Overview%20V2.1.htm#OV_2_1</w:t>
      </w:r>
    </w:p>
  </w:footnote>
  <w:footnote w:id="8">
    <w:p w14:paraId="5F2A5A0F" w14:textId="78480265" w:rsidR="003E7C6C" w:rsidRDefault="003E7C6C" w:rsidP="003E7C6C">
      <w:pPr>
        <w:pStyle w:val="FootnoteText"/>
      </w:pPr>
      <w:r>
        <w:rPr>
          <w:rStyle w:val="FootnoteReference"/>
        </w:rPr>
        <w:footnoteRef/>
      </w:r>
      <w:r>
        <w:t>FHIM_NIEM_Whitepaper_4_7_2011V5</w:t>
      </w:r>
    </w:p>
  </w:footnote>
  <w:footnote w:id="9">
    <w:p w14:paraId="76CDCC69" w14:textId="77777777" w:rsidR="003E7C6C" w:rsidRDefault="003E7C6C" w:rsidP="003E7C6C">
      <w:pPr>
        <w:pStyle w:val="FootnoteText"/>
      </w:pPr>
      <w:r>
        <w:rPr>
          <w:rStyle w:val="FootnoteReference"/>
        </w:rPr>
        <w:footnoteRef/>
      </w:r>
      <w:r>
        <w:tab/>
        <w:t>FHIM_NIEM_Whitepaper_4_7_2011V5</w:t>
      </w:r>
    </w:p>
  </w:footnote>
  <w:footnote w:id="10">
    <w:p w14:paraId="20D5006A" w14:textId="77777777" w:rsidR="003E7C6C" w:rsidRDefault="003E7C6C" w:rsidP="003E7C6C">
      <w:pPr>
        <w:pStyle w:val="FootnoteText"/>
      </w:pPr>
      <w:r>
        <w:rPr>
          <w:rStyle w:val="FootnoteReference"/>
        </w:rPr>
        <w:footnoteRef/>
      </w:r>
      <w:r>
        <w:tab/>
        <w:t>Results of the Assessments of the FHIM – Version 1 (MITRE 2012)</w:t>
      </w:r>
    </w:p>
  </w:footnote>
  <w:footnote w:id="11">
    <w:p w14:paraId="6BE094B3" w14:textId="77777777" w:rsidR="003E7C6C" w:rsidRDefault="003E7C6C" w:rsidP="003E7C6C">
      <w:pPr>
        <w:pStyle w:val="FootnoteText"/>
      </w:pPr>
      <w:r>
        <w:rPr>
          <w:rStyle w:val="FootnoteReference"/>
        </w:rPr>
        <w:footnoteRef/>
      </w:r>
      <w:r>
        <w:t xml:space="preserve">              VistA 4 Product Roadmap, VA, 2014</w:t>
      </w:r>
    </w:p>
  </w:footnote>
  <w:footnote w:id="12">
    <w:p w14:paraId="21B58A45" w14:textId="77777777" w:rsidR="003E7C6C" w:rsidRDefault="003E7C6C" w:rsidP="003E7C6C">
      <w:pPr>
        <w:pStyle w:val="FootnoteText"/>
      </w:pPr>
      <w:r>
        <w:rPr>
          <w:rStyle w:val="FootnoteReference"/>
        </w:rPr>
        <w:footnoteRef/>
      </w:r>
      <w:r>
        <w:tab/>
        <w:t>VistA 4 Product Roadmap, VA, 2014</w:t>
      </w:r>
    </w:p>
  </w:footnote>
  <w:footnote w:id="13">
    <w:p w14:paraId="4C863AA1" w14:textId="77777777" w:rsidR="003E7C6C" w:rsidRDefault="003E7C6C" w:rsidP="003E7C6C">
      <w:pPr>
        <w:pStyle w:val="FootnoteText"/>
      </w:pPr>
      <w:r>
        <w:rPr>
          <w:rStyle w:val="FootnoteReference"/>
        </w:rPr>
        <w:footnoteRef/>
      </w:r>
      <w:r>
        <w:t xml:space="preserve"> </w:t>
      </w:r>
      <w:r>
        <w:tab/>
        <w:t>Results of the Assessments of the FHIM – Version 1 (MITRE 2012)</w:t>
      </w:r>
    </w:p>
  </w:footnote>
  <w:footnote w:id="14">
    <w:p w14:paraId="548409DB" w14:textId="77777777" w:rsidR="003E7C6C" w:rsidRDefault="003E7C6C" w:rsidP="003E7C6C">
      <w:pPr>
        <w:pStyle w:val="FootnoteText"/>
      </w:pPr>
      <w:r>
        <w:rPr>
          <w:rStyle w:val="FootnoteReference"/>
        </w:rPr>
        <w:footnoteRef/>
      </w:r>
      <w:r>
        <w:tab/>
        <w:t>Results of the Assessments of the FHIM – Version 1 (MITRE 2012)</w:t>
      </w:r>
    </w:p>
  </w:footnote>
  <w:footnote w:id="15">
    <w:p w14:paraId="687AE874" w14:textId="4C57024F" w:rsidR="003E7C6C" w:rsidRDefault="003E7C6C" w:rsidP="003E7C6C">
      <w:pPr>
        <w:pStyle w:val="FootnoteText"/>
      </w:pPr>
      <w:r>
        <w:rPr>
          <w:rStyle w:val="FootnoteReference"/>
        </w:rPr>
        <w:footnoteRef/>
      </w:r>
      <w:r>
        <w:t xml:space="preserve"> </w:t>
      </w:r>
      <w:hyperlink r:id="rId2" w:history="1">
        <w:r>
          <w:rPr>
            <w:rStyle w:val="Hyperlink"/>
          </w:rPr>
          <w:t>http://fhims.org/content/420A62FD03B6_root.html</w:t>
        </w:r>
      </w:hyperlink>
    </w:p>
  </w:footnote>
  <w:footnote w:id="16">
    <w:p w14:paraId="4E34986F" w14:textId="77777777" w:rsidR="003E7C6C" w:rsidRDefault="003E7C6C" w:rsidP="003E7C6C">
      <w:pPr>
        <w:pStyle w:val="FootnoteText"/>
      </w:pPr>
      <w:r>
        <w:rPr>
          <w:rStyle w:val="FootnoteReference"/>
        </w:rPr>
        <w:footnoteRef/>
      </w:r>
      <w:r>
        <w:t xml:space="preserve">    </w:t>
      </w:r>
      <w:hyperlink r:id="rId3" w:history="1">
        <w:r>
          <w:rPr>
            <w:rStyle w:val="Hyperlink"/>
          </w:rPr>
          <w:t>http://fhims.org/content/420A62FD03B6_root.html</w:t>
        </w:r>
      </w:hyperlink>
      <w:r>
        <w:t xml:space="preserve"> </w:t>
      </w:r>
    </w:p>
  </w:footnote>
  <w:footnote w:id="17">
    <w:p w14:paraId="5FFE2304" w14:textId="77777777" w:rsidR="003E7C6C" w:rsidRDefault="003E7C6C" w:rsidP="003E7C6C">
      <w:pPr>
        <w:pStyle w:val="FootnoteText"/>
      </w:pPr>
      <w:r>
        <w:rPr>
          <w:rStyle w:val="FootnoteReference"/>
        </w:rPr>
        <w:footnoteRef/>
      </w:r>
      <w:r>
        <w:t xml:space="preserve">    </w:t>
      </w:r>
      <w:hyperlink r:id="rId4" w:history="1">
        <w:r>
          <w:rPr>
            <w:rStyle w:val="Hyperlink"/>
          </w:rPr>
          <w:t>http://www.fhims.org/docs/FHIM_Fact_Sheet.pdf</w:t>
        </w:r>
      </w:hyperlink>
      <w:r>
        <w:t xml:space="preserve"> </w:t>
      </w:r>
    </w:p>
  </w:footnote>
  <w:footnote w:id="18">
    <w:p w14:paraId="33922799" w14:textId="77777777" w:rsidR="003E7C6C" w:rsidRDefault="003E7C6C" w:rsidP="003E7C6C">
      <w:pPr>
        <w:pStyle w:val="FootnoteText"/>
      </w:pPr>
      <w:r>
        <w:rPr>
          <w:rStyle w:val="FootnoteReference"/>
        </w:rPr>
        <w:footnoteRef/>
      </w:r>
      <w:r>
        <w:t xml:space="preserve"> </w:t>
      </w:r>
      <w:hyperlink r:id="rId5" w:history="1">
        <w:r>
          <w:rPr>
            <w:rStyle w:val="Hyperlink"/>
          </w:rPr>
          <w:t>http://fhims.org/content/420A62FD03B6_root.html</w:t>
        </w:r>
      </w:hyperlink>
    </w:p>
  </w:footnote>
  <w:footnote w:id="19">
    <w:p w14:paraId="0905D594" w14:textId="77777777" w:rsidR="003E7C6C" w:rsidRDefault="003E7C6C" w:rsidP="003E7C6C">
      <w:pPr>
        <w:pStyle w:val="FootnoteText"/>
      </w:pPr>
      <w:r>
        <w:rPr>
          <w:rStyle w:val="FootnoteReference"/>
        </w:rPr>
        <w:footnoteRef/>
      </w:r>
      <w:r>
        <w:t xml:space="preserve"> FHA FHIM Information Modeling Process Guide</w:t>
      </w:r>
    </w:p>
  </w:footnote>
  <w:footnote w:id="20">
    <w:p w14:paraId="005E8E65" w14:textId="54F81DA3" w:rsidR="0044301D" w:rsidRDefault="0044301D">
      <w:pPr>
        <w:pStyle w:val="FootnoteText"/>
      </w:pPr>
      <w:r>
        <w:rPr>
          <w:rStyle w:val="FootnoteReference"/>
        </w:rPr>
        <w:footnoteRef/>
      </w:r>
      <w:r>
        <w:t xml:space="preserve"> Results of the Assessments of the FHIM – Version 1 (MITRE 2012)</w:t>
      </w:r>
    </w:p>
  </w:footnote>
  <w:footnote w:id="21">
    <w:p w14:paraId="6CE75BF7" w14:textId="77777777" w:rsidR="0057642D" w:rsidRPr="00372718" w:rsidRDefault="0057642D" w:rsidP="0057642D">
      <w:pPr>
        <w:pStyle w:val="FootnoteText"/>
      </w:pPr>
      <w:r w:rsidRPr="00372718">
        <w:rPr>
          <w:rStyle w:val="FootnoteReference"/>
        </w:rPr>
        <w:footnoteRef/>
      </w:r>
      <w:r w:rsidRPr="00372718">
        <w:t xml:space="preserve"> </w:t>
      </w:r>
      <w:r>
        <w:tab/>
      </w:r>
      <w:r w:rsidRPr="00372718">
        <w:t>MHS FHIM Presentation 29 March 16 v2</w:t>
      </w:r>
    </w:p>
  </w:footnote>
  <w:footnote w:id="22">
    <w:p w14:paraId="03360482" w14:textId="77777777" w:rsidR="00C644D4" w:rsidRPr="00372718" w:rsidRDefault="00C644D4" w:rsidP="00C644D4">
      <w:pPr>
        <w:pStyle w:val="FootnoteText"/>
      </w:pPr>
      <w:r w:rsidRPr="00372718">
        <w:rPr>
          <w:rStyle w:val="FootnoteReference"/>
        </w:rPr>
        <w:footnoteRef/>
      </w:r>
      <w:r w:rsidRPr="00372718">
        <w:tab/>
        <w:t>FHIM: A Business Perspective Slides (</w:t>
      </w:r>
      <w:r w:rsidRPr="00372718">
        <w:rPr>
          <w:i/>
        </w:rPr>
        <w:t>FHIM Value Proposition – A business focus – 20160325</w:t>
      </w:r>
      <w:r w:rsidRPr="00372718">
        <w:t>)</w:t>
      </w:r>
    </w:p>
  </w:footnote>
  <w:footnote w:id="23">
    <w:p w14:paraId="02C00467" w14:textId="77777777" w:rsidR="0057642D" w:rsidRPr="00372718" w:rsidRDefault="0057642D" w:rsidP="0057642D">
      <w:pPr>
        <w:pStyle w:val="FootnoteText"/>
      </w:pPr>
      <w:r w:rsidRPr="00372718">
        <w:rPr>
          <w:rStyle w:val="FootnoteReference"/>
        </w:rPr>
        <w:footnoteRef/>
      </w:r>
      <w:r w:rsidRPr="00372718">
        <w:tab/>
        <w:t>MHS FHIM Presentation 29 March 16 v2</w:t>
      </w:r>
    </w:p>
  </w:footnote>
  <w:footnote w:id="24">
    <w:p w14:paraId="06957E9D" w14:textId="77777777" w:rsidR="0057642D" w:rsidRDefault="0057642D" w:rsidP="0057642D">
      <w:pPr>
        <w:pStyle w:val="FootnoteText"/>
      </w:pPr>
      <w:r w:rsidRPr="00372718">
        <w:rPr>
          <w:rStyle w:val="FootnoteReference"/>
        </w:rPr>
        <w:footnoteRef/>
      </w:r>
      <w:r w:rsidRPr="00372718">
        <w:tab/>
        <w:t>FHIM: A Business Perspective Slides (</w:t>
      </w:r>
      <w:r w:rsidRPr="00372718">
        <w:rPr>
          <w:i/>
        </w:rPr>
        <w:t>FHIM Value Proposition – A business focus – 20160325</w:t>
      </w:r>
      <w:r w:rsidRPr="00372718">
        <w:t>)</w:t>
      </w:r>
    </w:p>
  </w:footnote>
  <w:footnote w:id="25">
    <w:p w14:paraId="53EAC873" w14:textId="77777777" w:rsidR="0057642D" w:rsidRDefault="0057642D" w:rsidP="0057642D">
      <w:pPr>
        <w:pStyle w:val="FootnoteText"/>
      </w:pPr>
      <w:r w:rsidRPr="00372718">
        <w:rPr>
          <w:rStyle w:val="FootnoteReference"/>
        </w:rPr>
        <w:footnoteRef/>
      </w:r>
      <w:r w:rsidRPr="00372718">
        <w:tab/>
        <w:t>FHIM: A Business Perspective Slides (</w:t>
      </w:r>
      <w:r w:rsidRPr="00372718">
        <w:rPr>
          <w:i/>
        </w:rPr>
        <w:t>FHIM Value Proposition – A business focus – 20160325</w:t>
      </w:r>
      <w:r w:rsidRPr="00372718">
        <w:t>)</w:t>
      </w:r>
    </w:p>
  </w:footnote>
  <w:footnote w:id="26">
    <w:p w14:paraId="7118CEB3" w14:textId="77777777" w:rsidR="0057642D" w:rsidRDefault="0057642D" w:rsidP="0057642D">
      <w:pPr>
        <w:pStyle w:val="FootnoteText"/>
      </w:pPr>
      <w:r>
        <w:rPr>
          <w:rStyle w:val="FootnoteReference"/>
        </w:rPr>
        <w:footnoteRef/>
      </w:r>
      <w:r>
        <w:t xml:space="preserve"> </w:t>
      </w:r>
      <w:r>
        <w:tab/>
      </w:r>
      <w:hyperlink r:id="rId6" w:history="1">
        <w:r>
          <w:rPr>
            <w:rStyle w:val="Hyperlink"/>
          </w:rPr>
          <w:t>http://fhims.org/content/420A62FD03B6_root.html</w:t>
        </w:r>
      </w:hyperlink>
    </w:p>
  </w:footnote>
  <w:footnote w:id="27">
    <w:p w14:paraId="5FBE8A95" w14:textId="77777777" w:rsidR="0057642D" w:rsidRDefault="0057642D" w:rsidP="0057642D">
      <w:pPr>
        <w:pStyle w:val="FootnoteText"/>
      </w:pPr>
      <w:r>
        <w:rPr>
          <w:rStyle w:val="FootnoteReference"/>
        </w:rPr>
        <w:footnoteRef/>
      </w:r>
      <w:r>
        <w:t xml:space="preserve"> </w:t>
      </w:r>
      <w:r>
        <w:tab/>
      </w:r>
      <w:hyperlink r:id="rId7" w:history="1">
        <w:r>
          <w:rPr>
            <w:rStyle w:val="Hyperlink"/>
          </w:rPr>
          <w:t>http://fhims.org/content/420A62FD03B6_root.html</w:t>
        </w:r>
      </w:hyperlink>
    </w:p>
  </w:footnote>
  <w:footnote w:id="28">
    <w:p w14:paraId="2BD76327" w14:textId="77777777" w:rsidR="0057642D" w:rsidRDefault="0057642D" w:rsidP="0057642D">
      <w:pPr>
        <w:pStyle w:val="FootnoteText"/>
      </w:pPr>
      <w:r>
        <w:rPr>
          <w:rStyle w:val="FootnoteReference"/>
        </w:rPr>
        <w:footnoteRef/>
      </w:r>
      <w:r>
        <w:tab/>
        <w:t>Enhancing Health Information Exchange with the FHIM (2015), White Paper by The Open Group</w:t>
      </w:r>
    </w:p>
  </w:footnote>
  <w:footnote w:id="29">
    <w:p w14:paraId="01038DAA" w14:textId="77777777" w:rsidR="0057642D" w:rsidRPr="00372718" w:rsidRDefault="0057642D" w:rsidP="0057642D">
      <w:pPr>
        <w:pStyle w:val="FootnoteText"/>
      </w:pPr>
      <w:r w:rsidRPr="00372718">
        <w:rPr>
          <w:rStyle w:val="FootnoteReference"/>
        </w:rPr>
        <w:footnoteRef/>
      </w:r>
      <w:r w:rsidRPr="00372718">
        <w:tab/>
        <w:t>MHS FHIM Presentation 29 March 16 v2</w:t>
      </w:r>
    </w:p>
  </w:footnote>
  <w:footnote w:id="30">
    <w:p w14:paraId="005E529B" w14:textId="77777777" w:rsidR="0057642D" w:rsidRDefault="0057642D" w:rsidP="0057642D">
      <w:pPr>
        <w:pStyle w:val="FootnoteText"/>
      </w:pPr>
      <w:r w:rsidRPr="00372718">
        <w:rPr>
          <w:rStyle w:val="FootnoteReference"/>
        </w:rPr>
        <w:footnoteRef/>
      </w:r>
      <w:r w:rsidRPr="00372718">
        <w:t xml:space="preserve"> </w:t>
      </w:r>
      <w:r w:rsidRPr="00372718">
        <w:tab/>
        <w:t>MHS FHIM Presentation 29 March 16 v2</w:t>
      </w:r>
    </w:p>
  </w:footnote>
  <w:footnote w:id="31">
    <w:p w14:paraId="3D93BF5B" w14:textId="77777777" w:rsidR="0057642D" w:rsidRDefault="0057642D" w:rsidP="0057642D">
      <w:pPr>
        <w:pStyle w:val="FootnoteText"/>
      </w:pPr>
      <w:r>
        <w:rPr>
          <w:rStyle w:val="FootnoteReference"/>
        </w:rPr>
        <w:footnoteRef/>
      </w:r>
      <w:r>
        <w:t>Enhancing Health Information Exchange with the FHIM (2015), White Paper by The Open Group</w:t>
      </w:r>
    </w:p>
  </w:footnote>
  <w:footnote w:id="32">
    <w:p w14:paraId="6820CA20" w14:textId="77777777" w:rsidR="0057642D" w:rsidRDefault="0057642D" w:rsidP="0057642D">
      <w:pPr>
        <w:pStyle w:val="FootnoteText"/>
      </w:pPr>
      <w:r>
        <w:rPr>
          <w:rStyle w:val="FootnoteReference"/>
        </w:rPr>
        <w:footnoteRef/>
      </w:r>
      <w:r>
        <w:t xml:space="preserve"> U.S. Department of Veterans Affairs (VA): Linda Drummond, Travis Hilton, Terry Luedtke, Gail Macik, Steven</w:t>
      </w:r>
    </w:p>
  </w:footnote>
  <w:footnote w:id="33">
    <w:p w14:paraId="4CF72DAD" w14:textId="77777777" w:rsidR="0057642D" w:rsidRDefault="0057642D" w:rsidP="0057642D">
      <w:pPr>
        <w:pStyle w:val="FootnoteText"/>
      </w:pPr>
      <w:r>
        <w:rPr>
          <w:rStyle w:val="FootnoteReference"/>
        </w:rPr>
        <w:footnoteRef/>
      </w:r>
      <w:r>
        <w:t xml:space="preserve"> U.S. Department of Veterans Affairs (VA): Linda Drummond, Travis Hilton, Terry Luedtke, Gail Macik, Steven</w:t>
      </w:r>
    </w:p>
  </w:footnote>
  <w:footnote w:id="34">
    <w:p w14:paraId="41A02FF2" w14:textId="77777777" w:rsidR="0057642D" w:rsidRDefault="0057642D" w:rsidP="0057642D">
      <w:pPr>
        <w:pStyle w:val="FootnoteText"/>
      </w:pPr>
      <w:r>
        <w:rPr>
          <w:rStyle w:val="FootnoteReference"/>
        </w:rPr>
        <w:footnoteRef/>
      </w:r>
      <w:r>
        <w:t xml:space="preserve"> </w:t>
      </w:r>
      <w:r w:rsidRPr="00AE0EB6">
        <w:t>Department of Defense (DoD) Military Health System (MHS)</w:t>
      </w:r>
      <w:r>
        <w:t>:</w:t>
      </w:r>
      <w:r w:rsidRPr="00AE0EB6">
        <w:t xml:space="preserve"> </w:t>
      </w:r>
      <w:r>
        <w:t>Nancy Orvis, Alan Bartholomew, Jan Edwards, and Tom Hokel</w:t>
      </w:r>
    </w:p>
  </w:footnote>
  <w:footnote w:id="35">
    <w:p w14:paraId="395C388C" w14:textId="77777777" w:rsidR="0057642D" w:rsidRDefault="0057642D" w:rsidP="0057642D">
      <w:pPr>
        <w:pStyle w:val="FootnoteText"/>
      </w:pPr>
      <w:r>
        <w:rPr>
          <w:rStyle w:val="FootnoteReference"/>
        </w:rPr>
        <w:footnoteRef/>
      </w:r>
      <w:r>
        <w:t xml:space="preserve"> </w:t>
      </w:r>
      <w:r w:rsidRPr="00AE0EB6">
        <w:t>Department of Defense (DoD) Military Health System (MHS)</w:t>
      </w:r>
      <w:r>
        <w:t>:</w:t>
      </w:r>
      <w:r w:rsidRPr="00AE0EB6">
        <w:t xml:space="preserve"> </w:t>
      </w:r>
      <w:r>
        <w:t>Nancy Orvis, Alan Bartholomew, Jan Edwards, and Tom Hokel</w:t>
      </w:r>
    </w:p>
  </w:footnote>
  <w:footnote w:id="36">
    <w:p w14:paraId="21F22056" w14:textId="77777777" w:rsidR="0057642D" w:rsidRDefault="0057642D" w:rsidP="0057642D">
      <w:pPr>
        <w:pStyle w:val="FootnoteText"/>
      </w:pPr>
      <w:r>
        <w:rPr>
          <w:rStyle w:val="FootnoteReference"/>
        </w:rPr>
        <w:footnoteRef/>
      </w:r>
      <w:r>
        <w:t xml:space="preserve"> </w:t>
      </w:r>
      <w:r w:rsidRPr="00616743">
        <w:t>U.S</w:t>
      </w:r>
      <w:r>
        <w:t>. Department of Health and Human</w:t>
      </w:r>
      <w:r w:rsidRPr="00616743">
        <w:t xml:space="preserve"> Services (HHS) Food and Drug Administration: CAPT (ret) William A Hess</w:t>
      </w:r>
    </w:p>
  </w:footnote>
  <w:footnote w:id="37">
    <w:p w14:paraId="60CF5609" w14:textId="77777777" w:rsidR="0057642D" w:rsidRDefault="0057642D" w:rsidP="0057642D">
      <w:pPr>
        <w:pStyle w:val="FootnoteText"/>
      </w:pPr>
      <w:r>
        <w:rPr>
          <w:rStyle w:val="FootnoteReference"/>
        </w:rPr>
        <w:footnoteRef/>
      </w:r>
      <w:r>
        <w:t xml:space="preserve"> </w:t>
      </w:r>
      <w:r w:rsidRPr="007D4FCA">
        <w:t>U</w:t>
      </w:r>
      <w:r>
        <w:t xml:space="preserve">.S. </w:t>
      </w:r>
      <w:r w:rsidRPr="007D4FCA">
        <w:t>Department of Health and Human Services</w:t>
      </w:r>
      <w:r>
        <w:t xml:space="preserve"> (HHS) Office of National Coordinator (ONC): Dr. Julia Skapik</w:t>
      </w:r>
    </w:p>
  </w:footnote>
  <w:footnote w:id="38">
    <w:p w14:paraId="0D248C76" w14:textId="77777777" w:rsidR="0057642D" w:rsidRDefault="0057642D" w:rsidP="0057642D">
      <w:pPr>
        <w:pStyle w:val="FootnoteText"/>
      </w:pPr>
      <w:r>
        <w:rPr>
          <w:rStyle w:val="FootnoteReference"/>
        </w:rPr>
        <w:footnoteRef/>
      </w:r>
      <w:r>
        <w:t xml:space="preserve"> Healthcare Information Interoperability Technical Package – Draft Version 4.0 March 2015</w:t>
      </w:r>
    </w:p>
  </w:footnote>
  <w:footnote w:id="39">
    <w:p w14:paraId="4E2D41A4" w14:textId="77777777" w:rsidR="0057642D" w:rsidRDefault="0057642D" w:rsidP="0057642D">
      <w:pPr>
        <w:pStyle w:val="FootnoteText"/>
      </w:pPr>
      <w:r>
        <w:rPr>
          <w:rStyle w:val="FootnoteReference"/>
        </w:rPr>
        <w:footnoteRef/>
      </w:r>
      <w:r>
        <w:t xml:space="preserve"> </w:t>
      </w:r>
      <w:hyperlink r:id="rId8" w:history="1">
        <w:r>
          <w:rPr>
            <w:rStyle w:val="Hyperlink"/>
          </w:rPr>
          <w:t>https://www.nlm.nih.gov/news/value_set_authority_center.html</w:t>
        </w:r>
      </w:hyperlink>
    </w:p>
  </w:footnote>
  <w:footnote w:id="40">
    <w:p w14:paraId="393C01F3" w14:textId="77777777" w:rsidR="0057642D" w:rsidRDefault="0057642D" w:rsidP="0057642D">
      <w:pPr>
        <w:pStyle w:val="FootnoteText"/>
      </w:pPr>
      <w:r>
        <w:rPr>
          <w:rStyle w:val="FootnoteReference"/>
        </w:rPr>
        <w:footnoteRef/>
      </w:r>
      <w:r>
        <w:t xml:space="preserve"> FHIM: A Business Perspective Slides (</w:t>
      </w:r>
      <w:r>
        <w:rPr>
          <w:i/>
        </w:rPr>
        <w:t>FHIM Value Proposition – A business focus – 20160325</w:t>
      </w:r>
      <w:r>
        <w:t>)</w:t>
      </w:r>
    </w:p>
  </w:footnote>
  <w:footnote w:id="41">
    <w:p w14:paraId="4E23AB28" w14:textId="77777777" w:rsidR="0057642D" w:rsidRDefault="0057642D" w:rsidP="0057642D">
      <w:pPr>
        <w:pStyle w:val="FootnoteText"/>
      </w:pPr>
      <w:r w:rsidRPr="00372718">
        <w:rPr>
          <w:rStyle w:val="FootnoteReference"/>
        </w:rPr>
        <w:footnoteRef/>
      </w:r>
      <w:r w:rsidRPr="00372718">
        <w:t xml:space="preserve"> FHIM: A Business Perspective Slides (</w:t>
      </w:r>
      <w:r w:rsidRPr="00372718">
        <w:rPr>
          <w:i/>
        </w:rPr>
        <w:t>FHIM Value Proposition – A business focus – 20160325</w:t>
      </w:r>
      <w:r w:rsidRPr="00372718">
        <w:t>)</w:t>
      </w:r>
    </w:p>
  </w:footnote>
  <w:footnote w:id="42">
    <w:p w14:paraId="4969FC3E" w14:textId="77777777" w:rsidR="0057642D" w:rsidRDefault="0057642D" w:rsidP="0057642D">
      <w:pPr>
        <w:pStyle w:val="FootnoteText"/>
      </w:pPr>
      <w:r>
        <w:rPr>
          <w:rStyle w:val="FootnoteReference"/>
        </w:rPr>
        <w:footnoteRef/>
      </w:r>
      <w:r>
        <w:t xml:space="preserve"> </w:t>
      </w:r>
      <w:hyperlink r:id="rId9" w:history="1">
        <w:r>
          <w:rPr>
            <w:rStyle w:val="Hyperlink"/>
          </w:rPr>
          <w:t>http://www.fhims.org/content/_420A62FD03B64592AF50014B-content.html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2716B" w14:textId="77777777" w:rsidR="00015BF5" w:rsidRDefault="001D5227">
    <w:pPr>
      <w:pStyle w:val="Header"/>
    </w:pPr>
    <w:r>
      <w:rPr>
        <w:noProof/>
      </w:rPr>
      <w:pict w14:anchorId="3EBCD8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margin-left:0;margin-top:0;width:612pt;height:11in;z-index:-251657728;mso-wrap-edited:f;mso-position-horizontal:center;mso-position-horizontal-relative:margin;mso-position-vertical:center;mso-position-vertical-relative:margin" wrapcoords="-26 0 -26 21559 21600 21559 21600 0 -26 0">
          <v:imagedata r:id="rId1" o:title="Report_FHA-template_122015v1_bkgds-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7D3BD8" w14:textId="337385C2" w:rsidR="00B86265" w:rsidRPr="00B86265" w:rsidRDefault="00015BF5" w:rsidP="00B86265">
    <w:pPr>
      <w:pStyle w:val="Header"/>
      <w:jc w:val="right"/>
      <w:rPr>
        <w:rFonts w:asciiTheme="majorHAnsi" w:hAnsiTheme="majorHAnsi"/>
        <w:b/>
        <w:noProof/>
        <w:sz w:val="20"/>
        <w:szCs w:val="20"/>
      </w:rPr>
    </w:pPr>
    <w:r w:rsidRPr="00B86265">
      <w:rPr>
        <w:rFonts w:asciiTheme="majorHAnsi" w:hAnsiTheme="majorHAnsi"/>
        <w:b/>
        <w:noProof/>
        <w:sz w:val="20"/>
        <w:szCs w:val="20"/>
      </w:rPr>
      <w:drawing>
        <wp:anchor distT="0" distB="0" distL="114300" distR="114300" simplePos="0" relativeHeight="251656704" behindDoc="1" locked="0" layoutInCell="1" allowOverlap="1" wp14:anchorId="7B3C12A5" wp14:editId="384D7796">
          <wp:simplePos x="0" y="0"/>
          <wp:positionH relativeFrom="column">
            <wp:posOffset>-914400</wp:posOffset>
          </wp:positionH>
          <wp:positionV relativeFrom="paragraph">
            <wp:posOffset>-338455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_FHA-template_122015v1_bkgds-02.png"/>
                  <pic:cNvPicPr/>
                </pic:nvPicPr>
                <pic:blipFill>
                  <a:blip r:embed="rId1">
                    <a:extLst>
                      <a:ext uri="{28A0092B-C50C-407E-A947-70E740481C1C}">
                        <a14:useLocalDpi xmlns:a14="http://schemas.microsoft.com/office/drawing/2010/main" val="0"/>
                      </a:ext>
                    </a:extLst>
                  </a:blip>
                  <a:stretch>
                    <a:fillRect/>
                  </a:stretch>
                </pic:blipFill>
                <pic:spPr>
                  <a:xfrm>
                    <a:off x="0" y="0"/>
                    <a:ext cx="7772400" cy="100584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86265" w:rsidRPr="00B86265">
      <w:rPr>
        <w:rFonts w:asciiTheme="majorHAnsi" w:hAnsiTheme="majorHAnsi"/>
        <w:b/>
        <w:sz w:val="20"/>
        <w:szCs w:val="20"/>
      </w:rPr>
      <w:t xml:space="preserve"> </w:t>
    </w:r>
    <w:r w:rsidR="00B86265" w:rsidRPr="00B86265">
      <w:rPr>
        <w:rFonts w:asciiTheme="majorHAnsi" w:hAnsiTheme="majorHAnsi"/>
        <w:b/>
        <w:noProof/>
        <w:sz w:val="20"/>
        <w:szCs w:val="20"/>
      </w:rPr>
      <w:t>Federal Health Information Model (FHIM) Concept of Operations (CONOPS)</w:t>
    </w:r>
  </w:p>
  <w:p w14:paraId="62E679BC" w14:textId="3B779433" w:rsidR="00015BF5" w:rsidRPr="00D13F98" w:rsidRDefault="00015BF5" w:rsidP="00D87996">
    <w:pPr>
      <w:pStyle w:val="Header"/>
      <w:jc w:val="right"/>
      <w:rPr>
        <w:rFonts w:asciiTheme="majorHAnsi" w:hAnsiTheme="majorHAnsi"/>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D608D" w14:textId="57FFF276" w:rsidR="00015BF5" w:rsidRDefault="00015BF5">
    <w:pPr>
      <w:pStyle w:val="Header"/>
    </w:pPr>
    <w:r w:rsidRPr="00D13F98">
      <w:rPr>
        <w:rFonts w:asciiTheme="majorHAnsi" w:hAnsiTheme="majorHAnsi"/>
        <w:b/>
        <w:noProof/>
      </w:rPr>
      <w:drawing>
        <wp:anchor distT="0" distB="0" distL="114300" distR="114300" simplePos="0" relativeHeight="251657728" behindDoc="1" locked="0" layoutInCell="1" allowOverlap="1" wp14:anchorId="1105745C" wp14:editId="1A312690">
          <wp:simplePos x="0" y="0"/>
          <wp:positionH relativeFrom="column">
            <wp:posOffset>-914400</wp:posOffset>
          </wp:positionH>
          <wp:positionV relativeFrom="paragraph">
            <wp:posOffset>-281305</wp:posOffset>
          </wp:positionV>
          <wp:extent cx="7772400" cy="100584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_FHA-template_122015v1_bkgds-02.png"/>
                  <pic:cNvPicPr/>
                </pic:nvPicPr>
                <pic:blipFill>
                  <a:blip r:embed="rId1">
                    <a:extLst>
                      <a:ext uri="{28A0092B-C50C-407E-A947-70E740481C1C}">
                        <a14:useLocalDpi xmlns:a14="http://schemas.microsoft.com/office/drawing/2010/main" val="0"/>
                      </a:ext>
                    </a:extLst>
                  </a:blip>
                  <a:stretch>
                    <a:fillRect/>
                  </a:stretch>
                </pic:blipFill>
                <pic:spPr>
                  <a:xfrm>
                    <a:off x="0" y="0"/>
                    <a:ext cx="7772400" cy="100584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A3DF0"/>
    <w:multiLevelType w:val="hybridMultilevel"/>
    <w:tmpl w:val="DE12E1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FF4037"/>
    <w:multiLevelType w:val="hybridMultilevel"/>
    <w:tmpl w:val="7758FA86"/>
    <w:lvl w:ilvl="0" w:tplc="04090001">
      <w:start w:val="1"/>
      <w:numFmt w:val="bullet"/>
      <w:lvlText w:val=""/>
      <w:lvlJc w:val="left"/>
      <w:pPr>
        <w:ind w:left="445" w:hanging="360"/>
      </w:pPr>
      <w:rPr>
        <w:rFonts w:ascii="Symbol" w:hAnsi="Symbol" w:hint="default"/>
      </w:rPr>
    </w:lvl>
    <w:lvl w:ilvl="1" w:tplc="04090003">
      <w:start w:val="1"/>
      <w:numFmt w:val="bullet"/>
      <w:lvlText w:val="o"/>
      <w:lvlJc w:val="left"/>
      <w:pPr>
        <w:ind w:left="1165" w:hanging="360"/>
      </w:pPr>
      <w:rPr>
        <w:rFonts w:ascii="Courier New" w:hAnsi="Courier New" w:cs="Courier New" w:hint="default"/>
      </w:rPr>
    </w:lvl>
    <w:lvl w:ilvl="2" w:tplc="04090005" w:tentative="1">
      <w:start w:val="1"/>
      <w:numFmt w:val="bullet"/>
      <w:lvlText w:val=""/>
      <w:lvlJc w:val="left"/>
      <w:pPr>
        <w:ind w:left="1885" w:hanging="360"/>
      </w:pPr>
      <w:rPr>
        <w:rFonts w:ascii="Wingdings" w:hAnsi="Wingdings" w:hint="default"/>
      </w:rPr>
    </w:lvl>
    <w:lvl w:ilvl="3" w:tplc="04090001" w:tentative="1">
      <w:start w:val="1"/>
      <w:numFmt w:val="bullet"/>
      <w:lvlText w:val=""/>
      <w:lvlJc w:val="left"/>
      <w:pPr>
        <w:ind w:left="2605" w:hanging="360"/>
      </w:pPr>
      <w:rPr>
        <w:rFonts w:ascii="Symbol" w:hAnsi="Symbol" w:hint="default"/>
      </w:rPr>
    </w:lvl>
    <w:lvl w:ilvl="4" w:tplc="04090003" w:tentative="1">
      <w:start w:val="1"/>
      <w:numFmt w:val="bullet"/>
      <w:lvlText w:val="o"/>
      <w:lvlJc w:val="left"/>
      <w:pPr>
        <w:ind w:left="3325" w:hanging="360"/>
      </w:pPr>
      <w:rPr>
        <w:rFonts w:ascii="Courier New" w:hAnsi="Courier New" w:cs="Courier New" w:hint="default"/>
      </w:rPr>
    </w:lvl>
    <w:lvl w:ilvl="5" w:tplc="04090005" w:tentative="1">
      <w:start w:val="1"/>
      <w:numFmt w:val="bullet"/>
      <w:lvlText w:val=""/>
      <w:lvlJc w:val="left"/>
      <w:pPr>
        <w:ind w:left="4045" w:hanging="360"/>
      </w:pPr>
      <w:rPr>
        <w:rFonts w:ascii="Wingdings" w:hAnsi="Wingdings" w:hint="default"/>
      </w:rPr>
    </w:lvl>
    <w:lvl w:ilvl="6" w:tplc="04090001" w:tentative="1">
      <w:start w:val="1"/>
      <w:numFmt w:val="bullet"/>
      <w:lvlText w:val=""/>
      <w:lvlJc w:val="left"/>
      <w:pPr>
        <w:ind w:left="4765" w:hanging="360"/>
      </w:pPr>
      <w:rPr>
        <w:rFonts w:ascii="Symbol" w:hAnsi="Symbol" w:hint="default"/>
      </w:rPr>
    </w:lvl>
    <w:lvl w:ilvl="7" w:tplc="04090003" w:tentative="1">
      <w:start w:val="1"/>
      <w:numFmt w:val="bullet"/>
      <w:lvlText w:val="o"/>
      <w:lvlJc w:val="left"/>
      <w:pPr>
        <w:ind w:left="5485" w:hanging="360"/>
      </w:pPr>
      <w:rPr>
        <w:rFonts w:ascii="Courier New" w:hAnsi="Courier New" w:cs="Courier New" w:hint="default"/>
      </w:rPr>
    </w:lvl>
    <w:lvl w:ilvl="8" w:tplc="04090005" w:tentative="1">
      <w:start w:val="1"/>
      <w:numFmt w:val="bullet"/>
      <w:lvlText w:val=""/>
      <w:lvlJc w:val="left"/>
      <w:pPr>
        <w:ind w:left="6205" w:hanging="360"/>
      </w:pPr>
      <w:rPr>
        <w:rFonts w:ascii="Wingdings" w:hAnsi="Wingdings" w:hint="default"/>
      </w:rPr>
    </w:lvl>
  </w:abstractNum>
  <w:abstractNum w:abstractNumId="2" w15:restartNumberingAfterBreak="0">
    <w:nsid w:val="1AD525A8"/>
    <w:multiLevelType w:val="hybridMultilevel"/>
    <w:tmpl w:val="42F88B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840904"/>
    <w:multiLevelType w:val="hybridMultilevel"/>
    <w:tmpl w:val="0EE6EA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5387C84"/>
    <w:multiLevelType w:val="hybridMultilevel"/>
    <w:tmpl w:val="847270E6"/>
    <w:lvl w:ilvl="0" w:tplc="DC5EA5C8">
      <w:numFmt w:val="bullet"/>
      <w:lvlText w:val="-"/>
      <w:lvlJc w:val="left"/>
      <w:pPr>
        <w:ind w:left="720" w:hanging="360"/>
      </w:pPr>
      <w:rPr>
        <w:rFonts w:ascii="Proxima Nova" w:eastAsiaTheme="minorEastAsia" w:hAnsi="Proxima Nov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7C3945"/>
    <w:multiLevelType w:val="hybridMultilevel"/>
    <w:tmpl w:val="B36CB812"/>
    <w:lvl w:ilvl="0" w:tplc="04090001">
      <w:start w:val="1"/>
      <w:numFmt w:val="bullet"/>
      <w:lvlText w:val=""/>
      <w:lvlJc w:val="left"/>
      <w:pPr>
        <w:ind w:left="385" w:hanging="360"/>
      </w:pPr>
      <w:rPr>
        <w:rFonts w:ascii="Symbol" w:hAnsi="Symbol" w:hint="default"/>
      </w:rPr>
    </w:lvl>
    <w:lvl w:ilvl="1" w:tplc="04090003" w:tentative="1">
      <w:start w:val="1"/>
      <w:numFmt w:val="bullet"/>
      <w:lvlText w:val="o"/>
      <w:lvlJc w:val="left"/>
      <w:pPr>
        <w:ind w:left="1105" w:hanging="360"/>
      </w:pPr>
      <w:rPr>
        <w:rFonts w:ascii="Courier New" w:hAnsi="Courier New" w:cs="Courier New" w:hint="default"/>
      </w:rPr>
    </w:lvl>
    <w:lvl w:ilvl="2" w:tplc="04090005" w:tentative="1">
      <w:start w:val="1"/>
      <w:numFmt w:val="bullet"/>
      <w:lvlText w:val=""/>
      <w:lvlJc w:val="left"/>
      <w:pPr>
        <w:ind w:left="1825" w:hanging="360"/>
      </w:pPr>
      <w:rPr>
        <w:rFonts w:ascii="Wingdings" w:hAnsi="Wingdings" w:hint="default"/>
      </w:rPr>
    </w:lvl>
    <w:lvl w:ilvl="3" w:tplc="04090001" w:tentative="1">
      <w:start w:val="1"/>
      <w:numFmt w:val="bullet"/>
      <w:lvlText w:val=""/>
      <w:lvlJc w:val="left"/>
      <w:pPr>
        <w:ind w:left="2545" w:hanging="360"/>
      </w:pPr>
      <w:rPr>
        <w:rFonts w:ascii="Symbol" w:hAnsi="Symbol" w:hint="default"/>
      </w:rPr>
    </w:lvl>
    <w:lvl w:ilvl="4" w:tplc="04090003" w:tentative="1">
      <w:start w:val="1"/>
      <w:numFmt w:val="bullet"/>
      <w:lvlText w:val="o"/>
      <w:lvlJc w:val="left"/>
      <w:pPr>
        <w:ind w:left="3265" w:hanging="360"/>
      </w:pPr>
      <w:rPr>
        <w:rFonts w:ascii="Courier New" w:hAnsi="Courier New" w:cs="Courier New" w:hint="default"/>
      </w:rPr>
    </w:lvl>
    <w:lvl w:ilvl="5" w:tplc="04090005" w:tentative="1">
      <w:start w:val="1"/>
      <w:numFmt w:val="bullet"/>
      <w:lvlText w:val=""/>
      <w:lvlJc w:val="left"/>
      <w:pPr>
        <w:ind w:left="3985" w:hanging="360"/>
      </w:pPr>
      <w:rPr>
        <w:rFonts w:ascii="Wingdings" w:hAnsi="Wingdings" w:hint="default"/>
      </w:rPr>
    </w:lvl>
    <w:lvl w:ilvl="6" w:tplc="04090001" w:tentative="1">
      <w:start w:val="1"/>
      <w:numFmt w:val="bullet"/>
      <w:lvlText w:val=""/>
      <w:lvlJc w:val="left"/>
      <w:pPr>
        <w:ind w:left="4705" w:hanging="360"/>
      </w:pPr>
      <w:rPr>
        <w:rFonts w:ascii="Symbol" w:hAnsi="Symbol" w:hint="default"/>
      </w:rPr>
    </w:lvl>
    <w:lvl w:ilvl="7" w:tplc="04090003" w:tentative="1">
      <w:start w:val="1"/>
      <w:numFmt w:val="bullet"/>
      <w:lvlText w:val="o"/>
      <w:lvlJc w:val="left"/>
      <w:pPr>
        <w:ind w:left="5425" w:hanging="360"/>
      </w:pPr>
      <w:rPr>
        <w:rFonts w:ascii="Courier New" w:hAnsi="Courier New" w:cs="Courier New" w:hint="default"/>
      </w:rPr>
    </w:lvl>
    <w:lvl w:ilvl="8" w:tplc="04090005" w:tentative="1">
      <w:start w:val="1"/>
      <w:numFmt w:val="bullet"/>
      <w:lvlText w:val=""/>
      <w:lvlJc w:val="left"/>
      <w:pPr>
        <w:ind w:left="6145" w:hanging="360"/>
      </w:pPr>
      <w:rPr>
        <w:rFonts w:ascii="Wingdings" w:hAnsi="Wingdings" w:hint="default"/>
      </w:rPr>
    </w:lvl>
  </w:abstractNum>
  <w:abstractNum w:abstractNumId="6" w15:restartNumberingAfterBreak="0">
    <w:nsid w:val="46C110A6"/>
    <w:multiLevelType w:val="singleLevel"/>
    <w:tmpl w:val="6CCEAC9A"/>
    <w:lvl w:ilvl="0">
      <w:start w:val="1"/>
      <w:numFmt w:val="decimal"/>
      <w:pStyle w:val="Reference"/>
      <w:lvlText w:val="%1."/>
      <w:lvlJc w:val="left"/>
      <w:pPr>
        <w:tabs>
          <w:tab w:val="num" w:pos="504"/>
        </w:tabs>
        <w:ind w:left="504" w:hanging="504"/>
      </w:pPr>
      <w:rPr>
        <w:sz w:val="24"/>
        <w:szCs w:val="24"/>
      </w:rPr>
    </w:lvl>
  </w:abstractNum>
  <w:abstractNum w:abstractNumId="7" w15:restartNumberingAfterBreak="0">
    <w:nsid w:val="4BFF436B"/>
    <w:multiLevelType w:val="hybridMultilevel"/>
    <w:tmpl w:val="2C1ED89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 w15:restartNumberingAfterBreak="0">
    <w:nsid w:val="546913C3"/>
    <w:multiLevelType w:val="hybridMultilevel"/>
    <w:tmpl w:val="8C80821A"/>
    <w:lvl w:ilvl="0" w:tplc="04090001">
      <w:start w:val="1"/>
      <w:numFmt w:val="bullet"/>
      <w:lvlText w:val=""/>
      <w:lvlJc w:val="left"/>
      <w:pPr>
        <w:ind w:left="445" w:hanging="360"/>
      </w:pPr>
      <w:rPr>
        <w:rFonts w:ascii="Symbol" w:hAnsi="Symbol" w:hint="default"/>
      </w:rPr>
    </w:lvl>
    <w:lvl w:ilvl="1" w:tplc="04090003" w:tentative="1">
      <w:start w:val="1"/>
      <w:numFmt w:val="bullet"/>
      <w:lvlText w:val="o"/>
      <w:lvlJc w:val="left"/>
      <w:pPr>
        <w:ind w:left="1165" w:hanging="360"/>
      </w:pPr>
      <w:rPr>
        <w:rFonts w:ascii="Courier New" w:hAnsi="Courier New" w:cs="Courier New" w:hint="default"/>
      </w:rPr>
    </w:lvl>
    <w:lvl w:ilvl="2" w:tplc="04090005" w:tentative="1">
      <w:start w:val="1"/>
      <w:numFmt w:val="bullet"/>
      <w:lvlText w:val=""/>
      <w:lvlJc w:val="left"/>
      <w:pPr>
        <w:ind w:left="1885" w:hanging="360"/>
      </w:pPr>
      <w:rPr>
        <w:rFonts w:ascii="Wingdings" w:hAnsi="Wingdings" w:hint="default"/>
      </w:rPr>
    </w:lvl>
    <w:lvl w:ilvl="3" w:tplc="04090001" w:tentative="1">
      <w:start w:val="1"/>
      <w:numFmt w:val="bullet"/>
      <w:lvlText w:val=""/>
      <w:lvlJc w:val="left"/>
      <w:pPr>
        <w:ind w:left="2605" w:hanging="360"/>
      </w:pPr>
      <w:rPr>
        <w:rFonts w:ascii="Symbol" w:hAnsi="Symbol" w:hint="default"/>
      </w:rPr>
    </w:lvl>
    <w:lvl w:ilvl="4" w:tplc="04090003" w:tentative="1">
      <w:start w:val="1"/>
      <w:numFmt w:val="bullet"/>
      <w:lvlText w:val="o"/>
      <w:lvlJc w:val="left"/>
      <w:pPr>
        <w:ind w:left="3325" w:hanging="360"/>
      </w:pPr>
      <w:rPr>
        <w:rFonts w:ascii="Courier New" w:hAnsi="Courier New" w:cs="Courier New" w:hint="default"/>
      </w:rPr>
    </w:lvl>
    <w:lvl w:ilvl="5" w:tplc="04090005" w:tentative="1">
      <w:start w:val="1"/>
      <w:numFmt w:val="bullet"/>
      <w:lvlText w:val=""/>
      <w:lvlJc w:val="left"/>
      <w:pPr>
        <w:ind w:left="4045" w:hanging="360"/>
      </w:pPr>
      <w:rPr>
        <w:rFonts w:ascii="Wingdings" w:hAnsi="Wingdings" w:hint="default"/>
      </w:rPr>
    </w:lvl>
    <w:lvl w:ilvl="6" w:tplc="04090001" w:tentative="1">
      <w:start w:val="1"/>
      <w:numFmt w:val="bullet"/>
      <w:lvlText w:val=""/>
      <w:lvlJc w:val="left"/>
      <w:pPr>
        <w:ind w:left="4765" w:hanging="360"/>
      </w:pPr>
      <w:rPr>
        <w:rFonts w:ascii="Symbol" w:hAnsi="Symbol" w:hint="default"/>
      </w:rPr>
    </w:lvl>
    <w:lvl w:ilvl="7" w:tplc="04090003" w:tentative="1">
      <w:start w:val="1"/>
      <w:numFmt w:val="bullet"/>
      <w:lvlText w:val="o"/>
      <w:lvlJc w:val="left"/>
      <w:pPr>
        <w:ind w:left="5485" w:hanging="360"/>
      </w:pPr>
      <w:rPr>
        <w:rFonts w:ascii="Courier New" w:hAnsi="Courier New" w:cs="Courier New" w:hint="default"/>
      </w:rPr>
    </w:lvl>
    <w:lvl w:ilvl="8" w:tplc="04090005" w:tentative="1">
      <w:start w:val="1"/>
      <w:numFmt w:val="bullet"/>
      <w:lvlText w:val=""/>
      <w:lvlJc w:val="left"/>
      <w:pPr>
        <w:ind w:left="6205" w:hanging="360"/>
      </w:pPr>
      <w:rPr>
        <w:rFonts w:ascii="Wingdings" w:hAnsi="Wingdings" w:hint="default"/>
      </w:rPr>
    </w:lvl>
  </w:abstractNum>
  <w:abstractNum w:abstractNumId="9" w15:restartNumberingAfterBreak="0">
    <w:nsid w:val="70250237"/>
    <w:multiLevelType w:val="hybridMultilevel"/>
    <w:tmpl w:val="277E8728"/>
    <w:lvl w:ilvl="0" w:tplc="04090001">
      <w:start w:val="1"/>
      <w:numFmt w:val="bullet"/>
      <w:lvlText w:val=""/>
      <w:lvlJc w:val="left"/>
      <w:pPr>
        <w:ind w:left="445" w:hanging="360"/>
      </w:pPr>
      <w:rPr>
        <w:rFonts w:ascii="Symbol" w:hAnsi="Symbol" w:hint="default"/>
      </w:rPr>
    </w:lvl>
    <w:lvl w:ilvl="1" w:tplc="04090003" w:tentative="1">
      <w:start w:val="1"/>
      <w:numFmt w:val="bullet"/>
      <w:lvlText w:val="o"/>
      <w:lvlJc w:val="left"/>
      <w:pPr>
        <w:ind w:left="1165" w:hanging="360"/>
      </w:pPr>
      <w:rPr>
        <w:rFonts w:ascii="Courier New" w:hAnsi="Courier New" w:cs="Courier New" w:hint="default"/>
      </w:rPr>
    </w:lvl>
    <w:lvl w:ilvl="2" w:tplc="04090005" w:tentative="1">
      <w:start w:val="1"/>
      <w:numFmt w:val="bullet"/>
      <w:lvlText w:val=""/>
      <w:lvlJc w:val="left"/>
      <w:pPr>
        <w:ind w:left="1885" w:hanging="360"/>
      </w:pPr>
      <w:rPr>
        <w:rFonts w:ascii="Wingdings" w:hAnsi="Wingdings" w:hint="default"/>
      </w:rPr>
    </w:lvl>
    <w:lvl w:ilvl="3" w:tplc="04090001" w:tentative="1">
      <w:start w:val="1"/>
      <w:numFmt w:val="bullet"/>
      <w:lvlText w:val=""/>
      <w:lvlJc w:val="left"/>
      <w:pPr>
        <w:ind w:left="2605" w:hanging="360"/>
      </w:pPr>
      <w:rPr>
        <w:rFonts w:ascii="Symbol" w:hAnsi="Symbol" w:hint="default"/>
      </w:rPr>
    </w:lvl>
    <w:lvl w:ilvl="4" w:tplc="04090003" w:tentative="1">
      <w:start w:val="1"/>
      <w:numFmt w:val="bullet"/>
      <w:lvlText w:val="o"/>
      <w:lvlJc w:val="left"/>
      <w:pPr>
        <w:ind w:left="3325" w:hanging="360"/>
      </w:pPr>
      <w:rPr>
        <w:rFonts w:ascii="Courier New" w:hAnsi="Courier New" w:cs="Courier New" w:hint="default"/>
      </w:rPr>
    </w:lvl>
    <w:lvl w:ilvl="5" w:tplc="04090005" w:tentative="1">
      <w:start w:val="1"/>
      <w:numFmt w:val="bullet"/>
      <w:lvlText w:val=""/>
      <w:lvlJc w:val="left"/>
      <w:pPr>
        <w:ind w:left="4045" w:hanging="360"/>
      </w:pPr>
      <w:rPr>
        <w:rFonts w:ascii="Wingdings" w:hAnsi="Wingdings" w:hint="default"/>
      </w:rPr>
    </w:lvl>
    <w:lvl w:ilvl="6" w:tplc="04090001" w:tentative="1">
      <w:start w:val="1"/>
      <w:numFmt w:val="bullet"/>
      <w:lvlText w:val=""/>
      <w:lvlJc w:val="left"/>
      <w:pPr>
        <w:ind w:left="4765" w:hanging="360"/>
      </w:pPr>
      <w:rPr>
        <w:rFonts w:ascii="Symbol" w:hAnsi="Symbol" w:hint="default"/>
      </w:rPr>
    </w:lvl>
    <w:lvl w:ilvl="7" w:tplc="04090003" w:tentative="1">
      <w:start w:val="1"/>
      <w:numFmt w:val="bullet"/>
      <w:lvlText w:val="o"/>
      <w:lvlJc w:val="left"/>
      <w:pPr>
        <w:ind w:left="5485" w:hanging="360"/>
      </w:pPr>
      <w:rPr>
        <w:rFonts w:ascii="Courier New" w:hAnsi="Courier New" w:cs="Courier New" w:hint="default"/>
      </w:rPr>
    </w:lvl>
    <w:lvl w:ilvl="8" w:tplc="04090005" w:tentative="1">
      <w:start w:val="1"/>
      <w:numFmt w:val="bullet"/>
      <w:lvlText w:val=""/>
      <w:lvlJc w:val="left"/>
      <w:pPr>
        <w:ind w:left="6205" w:hanging="360"/>
      </w:pPr>
      <w:rPr>
        <w:rFonts w:ascii="Wingdings" w:hAnsi="Wingdings" w:hint="default"/>
      </w:rPr>
    </w:lvl>
  </w:abstractNum>
  <w:abstractNum w:abstractNumId="10" w15:restartNumberingAfterBreak="0">
    <w:nsid w:val="7B971FD3"/>
    <w:multiLevelType w:val="hybridMultilevel"/>
    <w:tmpl w:val="42F88B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4"/>
  </w:num>
  <w:num w:numId="4">
    <w:abstractNumId w:val="2"/>
  </w:num>
  <w:num w:numId="5">
    <w:abstractNumId w:val="0"/>
  </w:num>
  <w:num w:numId="6">
    <w:abstractNumId w:val="7"/>
  </w:num>
  <w:num w:numId="7">
    <w:abstractNumId w:val="1"/>
  </w:num>
  <w:num w:numId="8">
    <w:abstractNumId w:val="9"/>
  </w:num>
  <w:num w:numId="9">
    <w:abstractNumId w:val="5"/>
  </w:num>
  <w:num w:numId="10">
    <w:abstractNumId w:val="8"/>
  </w:num>
  <w:num w:numId="1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fle, Subash">
    <w15:presenceInfo w15:providerId="AD" w15:userId="S-1-5-21-1940666338-227100268-1349548132-1632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4B6B"/>
    <w:rsid w:val="00000B5B"/>
    <w:rsid w:val="00015BF5"/>
    <w:rsid w:val="000326B2"/>
    <w:rsid w:val="00056BCD"/>
    <w:rsid w:val="0006155F"/>
    <w:rsid w:val="00077303"/>
    <w:rsid w:val="000832A0"/>
    <w:rsid w:val="000853AF"/>
    <w:rsid w:val="001517F4"/>
    <w:rsid w:val="001558BC"/>
    <w:rsid w:val="001630AC"/>
    <w:rsid w:val="001D5227"/>
    <w:rsid w:val="00203FB2"/>
    <w:rsid w:val="002056BF"/>
    <w:rsid w:val="00216494"/>
    <w:rsid w:val="002169D9"/>
    <w:rsid w:val="0022748B"/>
    <w:rsid w:val="002516BD"/>
    <w:rsid w:val="002B5471"/>
    <w:rsid w:val="002C7BAA"/>
    <w:rsid w:val="002E144E"/>
    <w:rsid w:val="003009B7"/>
    <w:rsid w:val="003057EE"/>
    <w:rsid w:val="0037453B"/>
    <w:rsid w:val="00394D15"/>
    <w:rsid w:val="003952A9"/>
    <w:rsid w:val="003E7C6C"/>
    <w:rsid w:val="0040309A"/>
    <w:rsid w:val="0041280D"/>
    <w:rsid w:val="0044301D"/>
    <w:rsid w:val="004547B8"/>
    <w:rsid w:val="0046196D"/>
    <w:rsid w:val="00492A52"/>
    <w:rsid w:val="00527BEE"/>
    <w:rsid w:val="005403C3"/>
    <w:rsid w:val="0057642D"/>
    <w:rsid w:val="00580559"/>
    <w:rsid w:val="00583F44"/>
    <w:rsid w:val="005D47DD"/>
    <w:rsid w:val="00611188"/>
    <w:rsid w:val="00611960"/>
    <w:rsid w:val="006229C2"/>
    <w:rsid w:val="00633E08"/>
    <w:rsid w:val="006556C3"/>
    <w:rsid w:val="006911AE"/>
    <w:rsid w:val="006A4FAE"/>
    <w:rsid w:val="006B6E97"/>
    <w:rsid w:val="006D3631"/>
    <w:rsid w:val="006D4C68"/>
    <w:rsid w:val="00724F6F"/>
    <w:rsid w:val="00736690"/>
    <w:rsid w:val="007441DA"/>
    <w:rsid w:val="00757CC0"/>
    <w:rsid w:val="00780105"/>
    <w:rsid w:val="007B1E3B"/>
    <w:rsid w:val="00864736"/>
    <w:rsid w:val="00894B6B"/>
    <w:rsid w:val="008A56BD"/>
    <w:rsid w:val="008C1F85"/>
    <w:rsid w:val="008D3F68"/>
    <w:rsid w:val="008E67D5"/>
    <w:rsid w:val="00941D6F"/>
    <w:rsid w:val="0094659D"/>
    <w:rsid w:val="00955F4C"/>
    <w:rsid w:val="009879AE"/>
    <w:rsid w:val="009A6D4C"/>
    <w:rsid w:val="009E5C88"/>
    <w:rsid w:val="009F66C9"/>
    <w:rsid w:val="00A54233"/>
    <w:rsid w:val="00A762CD"/>
    <w:rsid w:val="00B47889"/>
    <w:rsid w:val="00B546E6"/>
    <w:rsid w:val="00B63B8D"/>
    <w:rsid w:val="00B66EE3"/>
    <w:rsid w:val="00B86265"/>
    <w:rsid w:val="00B94911"/>
    <w:rsid w:val="00BA5F56"/>
    <w:rsid w:val="00BC045C"/>
    <w:rsid w:val="00BF795D"/>
    <w:rsid w:val="00C0582A"/>
    <w:rsid w:val="00C27C4B"/>
    <w:rsid w:val="00C644D4"/>
    <w:rsid w:val="00CA7DA7"/>
    <w:rsid w:val="00D13F98"/>
    <w:rsid w:val="00D20994"/>
    <w:rsid w:val="00D8199F"/>
    <w:rsid w:val="00D87996"/>
    <w:rsid w:val="00DC659E"/>
    <w:rsid w:val="00DD7947"/>
    <w:rsid w:val="00E06887"/>
    <w:rsid w:val="00E40B23"/>
    <w:rsid w:val="00E44E46"/>
    <w:rsid w:val="00EA05C5"/>
    <w:rsid w:val="00EB6DE2"/>
    <w:rsid w:val="00EC5AA4"/>
    <w:rsid w:val="00EE63D7"/>
    <w:rsid w:val="00F02D5B"/>
    <w:rsid w:val="00F21BAF"/>
    <w:rsid w:val="00F85B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60CE607D"/>
  <w14:defaultImageDpi w14:val="300"/>
  <w15:docId w15:val="{A720A0A9-6F04-492F-B424-E587442A2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547B8"/>
    <w:rPr>
      <w:rFonts w:ascii="Adobe Caslon Pro" w:hAnsi="Adobe Caslon Pro"/>
    </w:rPr>
  </w:style>
  <w:style w:type="paragraph" w:styleId="Heading1">
    <w:name w:val="heading 1"/>
    <w:basedOn w:val="Normal"/>
    <w:next w:val="Normal"/>
    <w:link w:val="Heading1Char"/>
    <w:uiPriority w:val="9"/>
    <w:qFormat/>
    <w:rsid w:val="003E7C6C"/>
    <w:pPr>
      <w:keepNext/>
      <w:keepLines/>
      <w:spacing w:before="480" w:after="120" w:line="276" w:lineRule="auto"/>
      <w:outlineLvl w:val="0"/>
    </w:pPr>
    <w:rPr>
      <w:rFonts w:asciiTheme="majorHAnsi" w:eastAsiaTheme="majorEastAsia" w:hAnsiTheme="majorHAnsi" w:cstheme="majorBidi"/>
      <w:b/>
      <w:bCs/>
      <w:color w:val="1D427C"/>
      <w:sz w:val="40"/>
      <w:szCs w:val="32"/>
    </w:rPr>
  </w:style>
  <w:style w:type="paragraph" w:styleId="Heading2">
    <w:name w:val="heading 2"/>
    <w:basedOn w:val="Normal"/>
    <w:next w:val="Normal"/>
    <w:link w:val="Heading2Char"/>
    <w:uiPriority w:val="9"/>
    <w:unhideWhenUsed/>
    <w:qFormat/>
    <w:rsid w:val="003E7C6C"/>
    <w:pPr>
      <w:keepNext/>
      <w:keepLines/>
      <w:spacing w:before="200"/>
      <w:outlineLvl w:val="1"/>
    </w:pPr>
    <w:rPr>
      <w:rFonts w:asciiTheme="majorHAnsi" w:eastAsiaTheme="majorEastAsia" w:hAnsiTheme="majorHAnsi" w:cstheme="majorBidi"/>
      <w:b/>
      <w:bCs/>
      <w:color w:val="D21242"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4B6B"/>
    <w:pPr>
      <w:tabs>
        <w:tab w:val="center" w:pos="4320"/>
        <w:tab w:val="right" w:pos="8640"/>
      </w:tabs>
    </w:pPr>
  </w:style>
  <w:style w:type="character" w:customStyle="1" w:styleId="HeaderChar">
    <w:name w:val="Header Char"/>
    <w:basedOn w:val="DefaultParagraphFont"/>
    <w:link w:val="Header"/>
    <w:uiPriority w:val="99"/>
    <w:rsid w:val="00894B6B"/>
  </w:style>
  <w:style w:type="paragraph" w:styleId="Footer">
    <w:name w:val="footer"/>
    <w:basedOn w:val="Normal"/>
    <w:link w:val="FooterChar"/>
    <w:uiPriority w:val="99"/>
    <w:unhideWhenUsed/>
    <w:rsid w:val="00894B6B"/>
    <w:pPr>
      <w:tabs>
        <w:tab w:val="center" w:pos="4320"/>
        <w:tab w:val="right" w:pos="8640"/>
      </w:tabs>
    </w:pPr>
  </w:style>
  <w:style w:type="character" w:customStyle="1" w:styleId="FooterChar">
    <w:name w:val="Footer Char"/>
    <w:basedOn w:val="DefaultParagraphFont"/>
    <w:link w:val="Footer"/>
    <w:uiPriority w:val="99"/>
    <w:rsid w:val="00894B6B"/>
  </w:style>
  <w:style w:type="character" w:styleId="Hyperlink">
    <w:name w:val="Hyperlink"/>
    <w:basedOn w:val="DefaultParagraphFont"/>
    <w:uiPriority w:val="99"/>
    <w:rsid w:val="006229C2"/>
    <w:rPr>
      <w:rFonts w:cs="Times New Roman"/>
      <w:color w:val="1F497D" w:themeColor="text2"/>
      <w:u w:val="single"/>
    </w:rPr>
  </w:style>
  <w:style w:type="character" w:styleId="FollowedHyperlink">
    <w:name w:val="FollowedHyperlink"/>
    <w:basedOn w:val="DefaultParagraphFont"/>
    <w:uiPriority w:val="99"/>
    <w:unhideWhenUsed/>
    <w:rsid w:val="00894B6B"/>
    <w:rPr>
      <w:color w:val="A70000" w:themeColor="followedHyperlink"/>
      <w:u w:val="single"/>
    </w:rPr>
  </w:style>
  <w:style w:type="paragraph" w:customStyle="1" w:styleId="Default">
    <w:name w:val="Default"/>
    <w:rsid w:val="00BF795D"/>
    <w:pPr>
      <w:widowControl w:val="0"/>
      <w:autoSpaceDE w:val="0"/>
      <w:autoSpaceDN w:val="0"/>
      <w:adjustRightInd w:val="0"/>
    </w:pPr>
    <w:rPr>
      <w:rFonts w:ascii="Times New Roman" w:hAnsi="Times New Roman" w:cs="Times New Roman"/>
      <w:color w:val="000000"/>
    </w:rPr>
  </w:style>
  <w:style w:type="paragraph" w:styleId="BalloonText">
    <w:name w:val="Balloon Text"/>
    <w:basedOn w:val="Normal"/>
    <w:link w:val="BalloonTextChar"/>
    <w:uiPriority w:val="99"/>
    <w:semiHidden/>
    <w:unhideWhenUsed/>
    <w:rsid w:val="00D13F9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3F98"/>
    <w:rPr>
      <w:rFonts w:ascii="Lucida Grande" w:hAnsi="Lucida Grande" w:cs="Lucida Grande"/>
      <w:sz w:val="18"/>
      <w:szCs w:val="18"/>
    </w:rPr>
  </w:style>
  <w:style w:type="character" w:styleId="PageNumber">
    <w:name w:val="page number"/>
    <w:basedOn w:val="DefaultParagraphFont"/>
    <w:uiPriority w:val="99"/>
    <w:semiHidden/>
    <w:unhideWhenUsed/>
    <w:rsid w:val="00724F6F"/>
  </w:style>
  <w:style w:type="paragraph" w:styleId="Caption">
    <w:name w:val="caption"/>
    <w:basedOn w:val="Normal"/>
    <w:next w:val="Normal"/>
    <w:uiPriority w:val="35"/>
    <w:unhideWhenUsed/>
    <w:qFormat/>
    <w:rsid w:val="008D3F68"/>
    <w:pPr>
      <w:spacing w:after="200"/>
    </w:pPr>
    <w:rPr>
      <w:b/>
      <w:bCs/>
      <w:color w:val="D21242" w:themeColor="accent1"/>
      <w:sz w:val="18"/>
      <w:szCs w:val="18"/>
    </w:rPr>
  </w:style>
  <w:style w:type="paragraph" w:customStyle="1" w:styleId="ReportTitle">
    <w:name w:val="Report Title"/>
    <w:basedOn w:val="Normal"/>
    <w:qFormat/>
    <w:rsid w:val="003E7C6C"/>
    <w:pPr>
      <w:spacing w:after="360" w:line="276" w:lineRule="auto"/>
      <w:jc w:val="center"/>
    </w:pPr>
    <w:rPr>
      <w:rFonts w:asciiTheme="majorHAnsi" w:hAnsiTheme="majorHAnsi"/>
      <w:b/>
      <w:sz w:val="96"/>
      <w:szCs w:val="96"/>
    </w:rPr>
  </w:style>
  <w:style w:type="character" w:customStyle="1" w:styleId="Heading1Char">
    <w:name w:val="Heading 1 Char"/>
    <w:basedOn w:val="DefaultParagraphFont"/>
    <w:link w:val="Heading1"/>
    <w:uiPriority w:val="9"/>
    <w:rsid w:val="003E7C6C"/>
    <w:rPr>
      <w:rFonts w:asciiTheme="majorHAnsi" w:eastAsiaTheme="majorEastAsia" w:hAnsiTheme="majorHAnsi" w:cstheme="majorBidi"/>
      <w:b/>
      <w:bCs/>
      <w:color w:val="1D427C"/>
      <w:sz w:val="40"/>
      <w:szCs w:val="32"/>
    </w:rPr>
  </w:style>
  <w:style w:type="character" w:customStyle="1" w:styleId="Heading2Char">
    <w:name w:val="Heading 2 Char"/>
    <w:basedOn w:val="DefaultParagraphFont"/>
    <w:link w:val="Heading2"/>
    <w:uiPriority w:val="9"/>
    <w:rsid w:val="003E7C6C"/>
    <w:rPr>
      <w:rFonts w:asciiTheme="majorHAnsi" w:eastAsiaTheme="majorEastAsia" w:hAnsiTheme="majorHAnsi" w:cstheme="majorBidi"/>
      <w:b/>
      <w:bCs/>
      <w:color w:val="D21242" w:themeColor="accent1"/>
      <w:sz w:val="28"/>
      <w:szCs w:val="26"/>
    </w:rPr>
  </w:style>
  <w:style w:type="table" w:styleId="TableGrid">
    <w:name w:val="Table Grid"/>
    <w:basedOn w:val="TableNormal"/>
    <w:uiPriority w:val="59"/>
    <w:rsid w:val="003E7C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3E7C6C"/>
    <w:rPr>
      <w:rFonts w:asciiTheme="minorHAnsi" w:hAnsiTheme="minorHAnsi"/>
      <w:sz w:val="20"/>
      <w:szCs w:val="20"/>
    </w:rPr>
  </w:style>
  <w:style w:type="character" w:customStyle="1" w:styleId="FootnoteTextChar">
    <w:name w:val="Footnote Text Char"/>
    <w:basedOn w:val="DefaultParagraphFont"/>
    <w:link w:val="FootnoteText"/>
    <w:uiPriority w:val="99"/>
    <w:semiHidden/>
    <w:rsid w:val="003E7C6C"/>
    <w:rPr>
      <w:sz w:val="20"/>
      <w:szCs w:val="20"/>
    </w:rPr>
  </w:style>
  <w:style w:type="character" w:styleId="FootnoteReference">
    <w:name w:val="footnote reference"/>
    <w:basedOn w:val="DefaultParagraphFont"/>
    <w:rsid w:val="003E7C6C"/>
    <w:rPr>
      <w:vertAlign w:val="superscript"/>
    </w:rPr>
  </w:style>
  <w:style w:type="paragraph" w:customStyle="1" w:styleId="Reference">
    <w:name w:val="Reference"/>
    <w:basedOn w:val="Normal"/>
    <w:qFormat/>
    <w:rsid w:val="00B86265"/>
    <w:pPr>
      <w:numPr>
        <w:numId w:val="1"/>
      </w:numPr>
      <w:spacing w:before="120" w:after="120"/>
    </w:pPr>
    <w:rPr>
      <w:rFonts w:eastAsia="Times New Roman" w:cs="Times New Roman"/>
      <w:sz w:val="22"/>
      <w:szCs w:val="20"/>
    </w:rPr>
  </w:style>
  <w:style w:type="paragraph" w:styleId="ListParagraph">
    <w:name w:val="List Paragraph"/>
    <w:basedOn w:val="Normal"/>
    <w:uiPriority w:val="34"/>
    <w:qFormat/>
    <w:rsid w:val="0057642D"/>
    <w:pPr>
      <w:spacing w:line="276" w:lineRule="auto"/>
      <w:ind w:left="720"/>
      <w:contextualSpacing/>
    </w:pPr>
    <w:rPr>
      <w:rFonts w:asciiTheme="minorHAnsi" w:hAnsiTheme="minorHAnsi"/>
    </w:rPr>
  </w:style>
  <w:style w:type="paragraph" w:styleId="TOCHeading">
    <w:name w:val="TOC Heading"/>
    <w:basedOn w:val="Heading1"/>
    <w:next w:val="Normal"/>
    <w:uiPriority w:val="39"/>
    <w:semiHidden/>
    <w:unhideWhenUsed/>
    <w:qFormat/>
    <w:rsid w:val="00B86265"/>
    <w:pPr>
      <w:spacing w:after="0"/>
      <w:outlineLvl w:val="9"/>
    </w:pPr>
    <w:rPr>
      <w:color w:val="9D0D30" w:themeColor="accent1" w:themeShade="BF"/>
      <w:sz w:val="28"/>
      <w:szCs w:val="28"/>
      <w:lang w:eastAsia="ja-JP"/>
    </w:rPr>
  </w:style>
  <w:style w:type="paragraph" w:styleId="TOC1">
    <w:name w:val="toc 1"/>
    <w:basedOn w:val="Normal"/>
    <w:next w:val="Normal"/>
    <w:autoRedefine/>
    <w:uiPriority w:val="39"/>
    <w:unhideWhenUsed/>
    <w:rsid w:val="00633E08"/>
    <w:pPr>
      <w:spacing w:after="100"/>
    </w:pPr>
    <w:rPr>
      <w:sz w:val="44"/>
    </w:rPr>
  </w:style>
  <w:style w:type="paragraph" w:styleId="TOC2">
    <w:name w:val="toc 2"/>
    <w:basedOn w:val="Normal"/>
    <w:next w:val="Normal"/>
    <w:autoRedefine/>
    <w:uiPriority w:val="39"/>
    <w:unhideWhenUsed/>
    <w:rsid w:val="00B86265"/>
    <w:pPr>
      <w:spacing w:after="100"/>
      <w:ind w:left="280"/>
    </w:pPr>
  </w:style>
  <w:style w:type="character" w:styleId="CommentReference">
    <w:name w:val="annotation reference"/>
    <w:basedOn w:val="DefaultParagraphFont"/>
    <w:uiPriority w:val="99"/>
    <w:semiHidden/>
    <w:unhideWhenUsed/>
    <w:rsid w:val="000326B2"/>
    <w:rPr>
      <w:sz w:val="16"/>
      <w:szCs w:val="16"/>
    </w:rPr>
  </w:style>
  <w:style w:type="paragraph" w:styleId="CommentText">
    <w:name w:val="annotation text"/>
    <w:basedOn w:val="Normal"/>
    <w:link w:val="CommentTextChar"/>
    <w:uiPriority w:val="99"/>
    <w:semiHidden/>
    <w:unhideWhenUsed/>
    <w:rsid w:val="000326B2"/>
    <w:rPr>
      <w:sz w:val="20"/>
      <w:szCs w:val="20"/>
    </w:rPr>
  </w:style>
  <w:style w:type="character" w:customStyle="1" w:styleId="CommentTextChar">
    <w:name w:val="Comment Text Char"/>
    <w:basedOn w:val="DefaultParagraphFont"/>
    <w:link w:val="CommentText"/>
    <w:uiPriority w:val="99"/>
    <w:semiHidden/>
    <w:rsid w:val="000326B2"/>
    <w:rPr>
      <w:rFonts w:ascii="Adobe Caslon Pro" w:hAnsi="Adobe Caslon Pro"/>
      <w:sz w:val="20"/>
      <w:szCs w:val="20"/>
    </w:rPr>
  </w:style>
  <w:style w:type="paragraph" w:styleId="CommentSubject">
    <w:name w:val="annotation subject"/>
    <w:basedOn w:val="CommentText"/>
    <w:next w:val="CommentText"/>
    <w:link w:val="CommentSubjectChar"/>
    <w:uiPriority w:val="99"/>
    <w:semiHidden/>
    <w:unhideWhenUsed/>
    <w:rsid w:val="000326B2"/>
    <w:rPr>
      <w:b/>
      <w:bCs/>
    </w:rPr>
  </w:style>
  <w:style w:type="character" w:customStyle="1" w:styleId="CommentSubjectChar">
    <w:name w:val="Comment Subject Char"/>
    <w:basedOn w:val="CommentTextChar"/>
    <w:link w:val="CommentSubject"/>
    <w:uiPriority w:val="99"/>
    <w:semiHidden/>
    <w:rsid w:val="000326B2"/>
    <w:rPr>
      <w:rFonts w:ascii="Adobe Caslon Pro" w:hAnsi="Adobe Caslon Pro"/>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723615">
      <w:bodyDiv w:val="1"/>
      <w:marLeft w:val="0"/>
      <w:marRight w:val="0"/>
      <w:marTop w:val="0"/>
      <w:marBottom w:val="0"/>
      <w:divBdr>
        <w:top w:val="none" w:sz="0" w:space="0" w:color="auto"/>
        <w:left w:val="none" w:sz="0" w:space="0" w:color="auto"/>
        <w:bottom w:val="none" w:sz="0" w:space="0" w:color="auto"/>
        <w:right w:val="none" w:sz="0" w:space="0" w:color="auto"/>
      </w:divBdr>
      <w:divsChild>
        <w:div w:id="469715376">
          <w:marLeft w:val="0"/>
          <w:marRight w:val="0"/>
          <w:marTop w:val="0"/>
          <w:marBottom w:val="0"/>
          <w:divBdr>
            <w:top w:val="none" w:sz="0" w:space="0" w:color="auto"/>
            <w:left w:val="none" w:sz="0" w:space="0" w:color="auto"/>
            <w:bottom w:val="none" w:sz="0" w:space="0" w:color="auto"/>
            <w:right w:val="none" w:sz="0" w:space="0" w:color="auto"/>
          </w:divBdr>
        </w:div>
      </w:divsChild>
    </w:div>
    <w:div w:id="1146891563">
      <w:bodyDiv w:val="1"/>
      <w:marLeft w:val="0"/>
      <w:marRight w:val="0"/>
      <w:marTop w:val="0"/>
      <w:marBottom w:val="0"/>
      <w:divBdr>
        <w:top w:val="none" w:sz="0" w:space="0" w:color="auto"/>
        <w:left w:val="none" w:sz="0" w:space="0" w:color="auto"/>
        <w:bottom w:val="none" w:sz="0" w:space="0" w:color="auto"/>
        <w:right w:val="none" w:sz="0" w:space="0" w:color="auto"/>
      </w:divBdr>
      <w:divsChild>
        <w:div w:id="79491254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hyperlink" Target="http://fhims.org/content/420A62FD03B6_root.html%20%20" TargetMode="External"/><Relationship Id="rId26" Type="http://schemas.openxmlformats.org/officeDocument/2006/relationships/hyperlink" Target="http://www.fhims.org/content/_420A62FD03B64592AF50014B-content.html" TargetMode="External"/><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fhims.org/content/420A62FD03B6_root.html" TargetMode="External"/><Relationship Id="rId34" Type="http://schemas.openxmlformats.org/officeDocument/2006/relationships/footer" Target="footer1.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hyperlink" Target="http://www.fhims.org/links.html" TargetMode="External"/><Relationship Id="rId25" Type="http://schemas.openxmlformats.org/officeDocument/2006/relationships/hyperlink" Target="http://www.fda.gov/ScienceResearch/HealthInformatics/ucm474551.htm" TargetMode="External"/><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www.fhims.org/docs/FHIM_Fact_Sheet.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8.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https://technet.microsoft.com/en-us/library/aa972320(v=sql.80).aspx" TargetMode="External"/><Relationship Id="rId36" Type="http://schemas.openxmlformats.org/officeDocument/2006/relationships/header" Target="header3.xml"/><Relationship Id="rId10" Type="http://schemas.openxmlformats.org/officeDocument/2006/relationships/diagramQuickStyle" Target="diagrams/quickStyle1.xml"/><Relationship Id="rId19" Type="http://schemas.openxmlformats.org/officeDocument/2006/relationships/image" Target="media/image5.png"/><Relationship Id="rId31" Type="http://schemas.openxmlformats.org/officeDocument/2006/relationships/hyperlink" Target="https://en.wikipedia.org/wiki/Data_model" TargetMode="Externa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hyperlink" Target="http://fhims.org/content/420A62FD03B6_root.html" TargetMode="External"/><Relationship Id="rId27" Type="http://schemas.openxmlformats.org/officeDocument/2006/relationships/hyperlink" Target="http://www.hl7.org/fhir/qicore/qicore.html" TargetMode="External"/><Relationship Id="rId30" Type="http://schemas.openxmlformats.org/officeDocument/2006/relationships/hyperlink" Target="http://fhims.org/background.html" TargetMode="External"/><Relationship Id="rId35" Type="http://schemas.openxmlformats.org/officeDocument/2006/relationships/footer" Target="footer2.xml"/></Relationships>
</file>

<file path=word/_rels/footer3.xml.rels><?xml version="1.0" encoding="UTF-8" standalone="yes"?>
<Relationships xmlns="http://schemas.openxmlformats.org/package/2006/relationships"><Relationship Id="rId2" Type="http://schemas.openxmlformats.org/officeDocument/2006/relationships/hyperlink" Target="http://www.HealthIT.gov/FHA" TargetMode="External"/><Relationship Id="rId1" Type="http://schemas.openxmlformats.org/officeDocument/2006/relationships/hyperlink" Target="mailto:federal.health@hhs.gov"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nlm.nih.gov/news/value_set_authority_center.html" TargetMode="External"/><Relationship Id="rId3" Type="http://schemas.openxmlformats.org/officeDocument/2006/relationships/hyperlink" Target="http://fhims.org/content/420A62FD03B6_root.html" TargetMode="External"/><Relationship Id="rId7" Type="http://schemas.openxmlformats.org/officeDocument/2006/relationships/hyperlink" Target="http://fhims.org/content/420A62FD03B6_root.html" TargetMode="External"/><Relationship Id="rId2" Type="http://schemas.openxmlformats.org/officeDocument/2006/relationships/hyperlink" Target="http://fhims.org/content/420A62FD03B6_root.html" TargetMode="External"/><Relationship Id="rId1" Type="http://schemas.openxmlformats.org/officeDocument/2006/relationships/hyperlink" Target="https://technet.microsoft.com/en-us/library/aa972320(v=sql.80).aspx" TargetMode="External"/><Relationship Id="rId6" Type="http://schemas.openxmlformats.org/officeDocument/2006/relationships/hyperlink" Target="http://fhims.org/content/420A62FD03B6_root.html" TargetMode="External"/><Relationship Id="rId5" Type="http://schemas.openxmlformats.org/officeDocument/2006/relationships/hyperlink" Target="http://fhims.org/content/420A62FD03B6_root.html" TargetMode="External"/><Relationship Id="rId4" Type="http://schemas.openxmlformats.org/officeDocument/2006/relationships/hyperlink" Target="http://www.fhims.org/docs/FHIM_Fact_Sheet.pdf" TargetMode="External"/><Relationship Id="rId9" Type="http://schemas.openxmlformats.org/officeDocument/2006/relationships/hyperlink" Target="http://www.fhims.org/content/_420A62FD03B64592AF50014B-content.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C3E5EFF-A9B3-40A9-8D26-9F09F42D611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582C7375-D82F-4A73-B42B-0F28EC394871}">
      <dgm:prSet phldrT="[Text]" custT="1"/>
      <dgm:spPr/>
      <dgm:t>
        <a:bodyPr/>
        <a:lstStyle/>
        <a:p>
          <a:pPr algn="ctr"/>
          <a:r>
            <a:rPr lang="en-US" sz="1000"/>
            <a:t>Information Model</a:t>
          </a:r>
        </a:p>
      </dgm:t>
    </dgm:pt>
    <dgm:pt modelId="{1849F76A-4E2E-4106-80EB-EE578DF874EB}" type="parTrans" cxnId="{02810DF2-2143-43C6-8D7D-B7E7DF105905}">
      <dgm:prSet/>
      <dgm:spPr/>
      <dgm:t>
        <a:bodyPr/>
        <a:lstStyle/>
        <a:p>
          <a:pPr algn="ctr"/>
          <a:endParaRPr lang="en-US" sz="1000"/>
        </a:p>
      </dgm:t>
    </dgm:pt>
    <dgm:pt modelId="{79F5917B-692D-4C4C-9CD5-9AED6F7FC788}" type="sibTrans" cxnId="{02810DF2-2143-43C6-8D7D-B7E7DF105905}">
      <dgm:prSet/>
      <dgm:spPr/>
      <dgm:t>
        <a:bodyPr/>
        <a:lstStyle/>
        <a:p>
          <a:pPr algn="ctr"/>
          <a:endParaRPr lang="en-US" sz="1000"/>
        </a:p>
      </dgm:t>
    </dgm:pt>
    <dgm:pt modelId="{E2BCFB11-46F5-4B90-B168-C0FE614D8F96}">
      <dgm:prSet phldrT="[Text]" custT="1"/>
      <dgm:spPr/>
      <dgm:t>
        <a:bodyPr/>
        <a:lstStyle/>
        <a:p>
          <a:pPr algn="ctr"/>
          <a:r>
            <a:rPr lang="en-US" sz="1000"/>
            <a:t>Data Model</a:t>
          </a:r>
        </a:p>
      </dgm:t>
    </dgm:pt>
    <dgm:pt modelId="{7888344F-9EF5-4093-8407-C0B76D380D25}" type="parTrans" cxnId="{B010C286-3115-4B7F-8129-E6BDDEDF9497}">
      <dgm:prSet/>
      <dgm:spPr/>
      <dgm:t>
        <a:bodyPr/>
        <a:lstStyle/>
        <a:p>
          <a:pPr algn="ctr"/>
          <a:endParaRPr lang="en-US" sz="1000"/>
        </a:p>
      </dgm:t>
    </dgm:pt>
    <dgm:pt modelId="{C5FB6890-AEC0-41BC-A886-C6BE9597D12F}" type="sibTrans" cxnId="{B010C286-3115-4B7F-8129-E6BDDEDF9497}">
      <dgm:prSet/>
      <dgm:spPr/>
      <dgm:t>
        <a:bodyPr/>
        <a:lstStyle/>
        <a:p>
          <a:pPr algn="ctr"/>
          <a:endParaRPr lang="en-US" sz="1000"/>
        </a:p>
      </dgm:t>
    </dgm:pt>
    <dgm:pt modelId="{16F0C0FE-3104-418C-A167-F5ADA2351431}">
      <dgm:prSet phldrT="[Text]" custT="1"/>
      <dgm:spPr/>
      <dgm:t>
        <a:bodyPr/>
        <a:lstStyle/>
        <a:p>
          <a:pPr algn="ctr"/>
          <a:r>
            <a:rPr lang="en-US" sz="1000"/>
            <a:t>Data Model</a:t>
          </a:r>
        </a:p>
      </dgm:t>
    </dgm:pt>
    <dgm:pt modelId="{D66861DC-C783-4D3E-AB24-C18ECA71A280}" type="parTrans" cxnId="{822CE88E-72BA-4ECF-ACF7-C62D212D3282}">
      <dgm:prSet/>
      <dgm:spPr/>
      <dgm:t>
        <a:bodyPr/>
        <a:lstStyle/>
        <a:p>
          <a:pPr algn="ctr"/>
          <a:endParaRPr lang="en-US" sz="1000"/>
        </a:p>
      </dgm:t>
    </dgm:pt>
    <dgm:pt modelId="{2C924B30-9638-4F6E-ADDB-CD23359ACAF2}" type="sibTrans" cxnId="{822CE88E-72BA-4ECF-ACF7-C62D212D3282}">
      <dgm:prSet/>
      <dgm:spPr/>
      <dgm:t>
        <a:bodyPr/>
        <a:lstStyle/>
        <a:p>
          <a:pPr algn="ctr"/>
          <a:endParaRPr lang="en-US" sz="1000"/>
        </a:p>
      </dgm:t>
    </dgm:pt>
    <dgm:pt modelId="{57457B8B-C43E-4B30-8614-9422A5A67626}">
      <dgm:prSet phldrT="[Text]" custT="1"/>
      <dgm:spPr/>
      <dgm:t>
        <a:bodyPr/>
        <a:lstStyle/>
        <a:p>
          <a:pPr algn="ctr"/>
          <a:r>
            <a:rPr lang="en-US" sz="1000"/>
            <a:t>Data Model</a:t>
          </a:r>
        </a:p>
      </dgm:t>
    </dgm:pt>
    <dgm:pt modelId="{38C7FB35-3BC8-48B4-8FD7-4BC65FD1E44E}" type="parTrans" cxnId="{54ADF4BA-35A9-403D-BF57-DBBED2778926}">
      <dgm:prSet/>
      <dgm:spPr/>
      <dgm:t>
        <a:bodyPr/>
        <a:lstStyle/>
        <a:p>
          <a:pPr algn="ctr"/>
          <a:endParaRPr lang="en-US" sz="1000"/>
        </a:p>
      </dgm:t>
    </dgm:pt>
    <dgm:pt modelId="{68647E5A-7283-4729-844A-266F32984644}" type="sibTrans" cxnId="{54ADF4BA-35A9-403D-BF57-DBBED2778926}">
      <dgm:prSet/>
      <dgm:spPr/>
      <dgm:t>
        <a:bodyPr/>
        <a:lstStyle/>
        <a:p>
          <a:pPr algn="ctr"/>
          <a:endParaRPr lang="en-US" sz="1000"/>
        </a:p>
      </dgm:t>
    </dgm:pt>
    <dgm:pt modelId="{FC13E648-55C8-4805-9F2D-D97CC61BCE50}" type="pres">
      <dgm:prSet presAssocID="{7C3E5EFF-A9B3-40A9-8D26-9F09F42D611F}" presName="hierChild1" presStyleCnt="0">
        <dgm:presLayoutVars>
          <dgm:orgChart val="1"/>
          <dgm:chPref val="1"/>
          <dgm:dir/>
          <dgm:animOne val="branch"/>
          <dgm:animLvl val="lvl"/>
          <dgm:resizeHandles/>
        </dgm:presLayoutVars>
      </dgm:prSet>
      <dgm:spPr/>
    </dgm:pt>
    <dgm:pt modelId="{FD8C5513-5E96-4DA4-8F35-E860AA802B6B}" type="pres">
      <dgm:prSet presAssocID="{582C7375-D82F-4A73-B42B-0F28EC394871}" presName="hierRoot1" presStyleCnt="0">
        <dgm:presLayoutVars>
          <dgm:hierBranch val="init"/>
        </dgm:presLayoutVars>
      </dgm:prSet>
      <dgm:spPr/>
    </dgm:pt>
    <dgm:pt modelId="{F4BF37D3-0A46-42CB-8B30-343A21B44098}" type="pres">
      <dgm:prSet presAssocID="{582C7375-D82F-4A73-B42B-0F28EC394871}" presName="rootComposite1" presStyleCnt="0"/>
      <dgm:spPr/>
    </dgm:pt>
    <dgm:pt modelId="{EF7EE186-948C-4BEF-889A-B1419C8FE74F}" type="pres">
      <dgm:prSet presAssocID="{582C7375-D82F-4A73-B42B-0F28EC394871}" presName="rootText1" presStyleLbl="node0" presStyleIdx="0" presStyleCnt="1">
        <dgm:presLayoutVars>
          <dgm:chPref val="3"/>
        </dgm:presLayoutVars>
      </dgm:prSet>
      <dgm:spPr/>
    </dgm:pt>
    <dgm:pt modelId="{29082770-F77E-4113-BF1B-21255CF8DDD2}" type="pres">
      <dgm:prSet presAssocID="{582C7375-D82F-4A73-B42B-0F28EC394871}" presName="rootConnector1" presStyleLbl="node1" presStyleIdx="0" presStyleCnt="0"/>
      <dgm:spPr/>
    </dgm:pt>
    <dgm:pt modelId="{800E6226-C786-495F-A184-583753BDB20D}" type="pres">
      <dgm:prSet presAssocID="{582C7375-D82F-4A73-B42B-0F28EC394871}" presName="hierChild2" presStyleCnt="0"/>
      <dgm:spPr/>
    </dgm:pt>
    <dgm:pt modelId="{85614375-B6A3-4954-B910-2BCF7204A0D9}" type="pres">
      <dgm:prSet presAssocID="{7888344F-9EF5-4093-8407-C0B76D380D25}" presName="Name37" presStyleLbl="parChTrans1D2" presStyleIdx="0" presStyleCnt="3"/>
      <dgm:spPr/>
    </dgm:pt>
    <dgm:pt modelId="{47B5FC2F-3A77-4DBD-A326-7B5CD8EEAAA6}" type="pres">
      <dgm:prSet presAssocID="{E2BCFB11-46F5-4B90-B168-C0FE614D8F96}" presName="hierRoot2" presStyleCnt="0">
        <dgm:presLayoutVars>
          <dgm:hierBranch val="init"/>
        </dgm:presLayoutVars>
      </dgm:prSet>
      <dgm:spPr/>
    </dgm:pt>
    <dgm:pt modelId="{F1BB5C77-3027-442F-8C2E-0E6723E21F04}" type="pres">
      <dgm:prSet presAssocID="{E2BCFB11-46F5-4B90-B168-C0FE614D8F96}" presName="rootComposite" presStyleCnt="0"/>
      <dgm:spPr/>
    </dgm:pt>
    <dgm:pt modelId="{DB057DCC-DFB1-4820-843C-6BB80549C492}" type="pres">
      <dgm:prSet presAssocID="{E2BCFB11-46F5-4B90-B168-C0FE614D8F96}" presName="rootText" presStyleLbl="node2" presStyleIdx="0" presStyleCnt="3">
        <dgm:presLayoutVars>
          <dgm:chPref val="3"/>
        </dgm:presLayoutVars>
      </dgm:prSet>
      <dgm:spPr/>
    </dgm:pt>
    <dgm:pt modelId="{C93F031B-506A-43D0-90F3-6501733D3C01}" type="pres">
      <dgm:prSet presAssocID="{E2BCFB11-46F5-4B90-B168-C0FE614D8F96}" presName="rootConnector" presStyleLbl="node2" presStyleIdx="0" presStyleCnt="3"/>
      <dgm:spPr/>
    </dgm:pt>
    <dgm:pt modelId="{3891F7CF-3E69-4934-81BE-5C6E14429606}" type="pres">
      <dgm:prSet presAssocID="{E2BCFB11-46F5-4B90-B168-C0FE614D8F96}" presName="hierChild4" presStyleCnt="0"/>
      <dgm:spPr/>
    </dgm:pt>
    <dgm:pt modelId="{444756A1-1B9C-4A75-8FB4-EA6C311C7DE5}" type="pres">
      <dgm:prSet presAssocID="{E2BCFB11-46F5-4B90-B168-C0FE614D8F96}" presName="hierChild5" presStyleCnt="0"/>
      <dgm:spPr/>
    </dgm:pt>
    <dgm:pt modelId="{5F9182F7-221D-483C-AEF4-EA958BF716FB}" type="pres">
      <dgm:prSet presAssocID="{D66861DC-C783-4D3E-AB24-C18ECA71A280}" presName="Name37" presStyleLbl="parChTrans1D2" presStyleIdx="1" presStyleCnt="3"/>
      <dgm:spPr/>
    </dgm:pt>
    <dgm:pt modelId="{139DD78A-4A42-4B04-A917-764030492BA5}" type="pres">
      <dgm:prSet presAssocID="{16F0C0FE-3104-418C-A167-F5ADA2351431}" presName="hierRoot2" presStyleCnt="0">
        <dgm:presLayoutVars>
          <dgm:hierBranch val="init"/>
        </dgm:presLayoutVars>
      </dgm:prSet>
      <dgm:spPr/>
    </dgm:pt>
    <dgm:pt modelId="{C85D6EBB-68C2-47D1-8BF7-CF1724CE900C}" type="pres">
      <dgm:prSet presAssocID="{16F0C0FE-3104-418C-A167-F5ADA2351431}" presName="rootComposite" presStyleCnt="0"/>
      <dgm:spPr/>
    </dgm:pt>
    <dgm:pt modelId="{C488AF6C-3360-44F0-8AAA-99DD095CB27F}" type="pres">
      <dgm:prSet presAssocID="{16F0C0FE-3104-418C-A167-F5ADA2351431}" presName="rootText" presStyleLbl="node2" presStyleIdx="1" presStyleCnt="3">
        <dgm:presLayoutVars>
          <dgm:chPref val="3"/>
        </dgm:presLayoutVars>
      </dgm:prSet>
      <dgm:spPr/>
    </dgm:pt>
    <dgm:pt modelId="{58971D9B-4974-4325-A94F-1D3834C2B2DE}" type="pres">
      <dgm:prSet presAssocID="{16F0C0FE-3104-418C-A167-F5ADA2351431}" presName="rootConnector" presStyleLbl="node2" presStyleIdx="1" presStyleCnt="3"/>
      <dgm:spPr/>
    </dgm:pt>
    <dgm:pt modelId="{1D9BA9A3-5AD3-42DE-A03F-ED6FBFE11071}" type="pres">
      <dgm:prSet presAssocID="{16F0C0FE-3104-418C-A167-F5ADA2351431}" presName="hierChild4" presStyleCnt="0"/>
      <dgm:spPr/>
    </dgm:pt>
    <dgm:pt modelId="{788BEC5A-D798-4838-851E-DA8FAABB22E1}" type="pres">
      <dgm:prSet presAssocID="{16F0C0FE-3104-418C-A167-F5ADA2351431}" presName="hierChild5" presStyleCnt="0"/>
      <dgm:spPr/>
    </dgm:pt>
    <dgm:pt modelId="{F51EA227-90E6-408A-8F94-635DECFFE523}" type="pres">
      <dgm:prSet presAssocID="{38C7FB35-3BC8-48B4-8FD7-4BC65FD1E44E}" presName="Name37" presStyleLbl="parChTrans1D2" presStyleIdx="2" presStyleCnt="3"/>
      <dgm:spPr/>
    </dgm:pt>
    <dgm:pt modelId="{59ECDDEF-52A7-4E39-93C8-B9AF84BA8868}" type="pres">
      <dgm:prSet presAssocID="{57457B8B-C43E-4B30-8614-9422A5A67626}" presName="hierRoot2" presStyleCnt="0">
        <dgm:presLayoutVars>
          <dgm:hierBranch val="init"/>
        </dgm:presLayoutVars>
      </dgm:prSet>
      <dgm:spPr/>
    </dgm:pt>
    <dgm:pt modelId="{B5B0AB84-B7D1-4563-BBCC-092C53FCA085}" type="pres">
      <dgm:prSet presAssocID="{57457B8B-C43E-4B30-8614-9422A5A67626}" presName="rootComposite" presStyleCnt="0"/>
      <dgm:spPr/>
    </dgm:pt>
    <dgm:pt modelId="{122A3F46-E9F2-4E97-9BE1-D54933C7FA0A}" type="pres">
      <dgm:prSet presAssocID="{57457B8B-C43E-4B30-8614-9422A5A67626}" presName="rootText" presStyleLbl="node2" presStyleIdx="2" presStyleCnt="3">
        <dgm:presLayoutVars>
          <dgm:chPref val="3"/>
        </dgm:presLayoutVars>
      </dgm:prSet>
      <dgm:spPr/>
    </dgm:pt>
    <dgm:pt modelId="{B9B2655F-3FAD-4571-B77C-EAC436936241}" type="pres">
      <dgm:prSet presAssocID="{57457B8B-C43E-4B30-8614-9422A5A67626}" presName="rootConnector" presStyleLbl="node2" presStyleIdx="2" presStyleCnt="3"/>
      <dgm:spPr/>
    </dgm:pt>
    <dgm:pt modelId="{C97DF2DF-6160-423A-9F68-5355EEF36F3E}" type="pres">
      <dgm:prSet presAssocID="{57457B8B-C43E-4B30-8614-9422A5A67626}" presName="hierChild4" presStyleCnt="0"/>
      <dgm:spPr/>
    </dgm:pt>
    <dgm:pt modelId="{99B696E5-7818-4DC4-9D3B-9C4DECFA350A}" type="pres">
      <dgm:prSet presAssocID="{57457B8B-C43E-4B30-8614-9422A5A67626}" presName="hierChild5" presStyleCnt="0"/>
      <dgm:spPr/>
    </dgm:pt>
    <dgm:pt modelId="{2A8A4D39-29BE-44B1-8A05-8298E2AB5DBD}" type="pres">
      <dgm:prSet presAssocID="{582C7375-D82F-4A73-B42B-0F28EC394871}" presName="hierChild3" presStyleCnt="0"/>
      <dgm:spPr/>
    </dgm:pt>
  </dgm:ptLst>
  <dgm:cxnLst>
    <dgm:cxn modelId="{6ED80194-D3DE-4367-B169-B3C2CB8C0EAD}" type="presOf" srcId="{57457B8B-C43E-4B30-8614-9422A5A67626}" destId="{122A3F46-E9F2-4E97-9BE1-D54933C7FA0A}" srcOrd="0" destOrd="0" presId="urn:microsoft.com/office/officeart/2005/8/layout/orgChart1"/>
    <dgm:cxn modelId="{F30FF18C-9C3D-417D-8B39-E6E7E5B7447F}" type="presOf" srcId="{582C7375-D82F-4A73-B42B-0F28EC394871}" destId="{29082770-F77E-4113-BF1B-21255CF8DDD2}" srcOrd="1" destOrd="0" presId="urn:microsoft.com/office/officeart/2005/8/layout/orgChart1"/>
    <dgm:cxn modelId="{753B293E-8477-4A12-A022-95944E4009D8}" type="presOf" srcId="{57457B8B-C43E-4B30-8614-9422A5A67626}" destId="{B9B2655F-3FAD-4571-B77C-EAC436936241}" srcOrd="1" destOrd="0" presId="urn:microsoft.com/office/officeart/2005/8/layout/orgChart1"/>
    <dgm:cxn modelId="{A7BDF35B-0D1B-47AA-A06D-29D64725A6BA}" type="presOf" srcId="{D66861DC-C783-4D3E-AB24-C18ECA71A280}" destId="{5F9182F7-221D-483C-AEF4-EA958BF716FB}" srcOrd="0" destOrd="0" presId="urn:microsoft.com/office/officeart/2005/8/layout/orgChart1"/>
    <dgm:cxn modelId="{DB3903A9-6BA4-443F-9FDB-02B0DB55EDBC}" type="presOf" srcId="{582C7375-D82F-4A73-B42B-0F28EC394871}" destId="{EF7EE186-948C-4BEF-889A-B1419C8FE74F}" srcOrd="0" destOrd="0" presId="urn:microsoft.com/office/officeart/2005/8/layout/orgChart1"/>
    <dgm:cxn modelId="{CD9D0B3C-C9DF-4DD7-96A8-40C2C8E974AA}" type="presOf" srcId="{16F0C0FE-3104-418C-A167-F5ADA2351431}" destId="{C488AF6C-3360-44F0-8AAA-99DD095CB27F}" srcOrd="0" destOrd="0" presId="urn:microsoft.com/office/officeart/2005/8/layout/orgChart1"/>
    <dgm:cxn modelId="{822CE88E-72BA-4ECF-ACF7-C62D212D3282}" srcId="{582C7375-D82F-4A73-B42B-0F28EC394871}" destId="{16F0C0FE-3104-418C-A167-F5ADA2351431}" srcOrd="1" destOrd="0" parTransId="{D66861DC-C783-4D3E-AB24-C18ECA71A280}" sibTransId="{2C924B30-9638-4F6E-ADDB-CD23359ACAF2}"/>
    <dgm:cxn modelId="{54ADF4BA-35A9-403D-BF57-DBBED2778926}" srcId="{582C7375-D82F-4A73-B42B-0F28EC394871}" destId="{57457B8B-C43E-4B30-8614-9422A5A67626}" srcOrd="2" destOrd="0" parTransId="{38C7FB35-3BC8-48B4-8FD7-4BC65FD1E44E}" sibTransId="{68647E5A-7283-4729-844A-266F32984644}"/>
    <dgm:cxn modelId="{1BF7110F-7C94-47A6-9B2E-19271492F2CC}" type="presOf" srcId="{7888344F-9EF5-4093-8407-C0B76D380D25}" destId="{85614375-B6A3-4954-B910-2BCF7204A0D9}" srcOrd="0" destOrd="0" presId="urn:microsoft.com/office/officeart/2005/8/layout/orgChart1"/>
    <dgm:cxn modelId="{02810DF2-2143-43C6-8D7D-B7E7DF105905}" srcId="{7C3E5EFF-A9B3-40A9-8D26-9F09F42D611F}" destId="{582C7375-D82F-4A73-B42B-0F28EC394871}" srcOrd="0" destOrd="0" parTransId="{1849F76A-4E2E-4106-80EB-EE578DF874EB}" sibTransId="{79F5917B-692D-4C4C-9CD5-9AED6F7FC788}"/>
    <dgm:cxn modelId="{2E4B78FD-33EC-4050-8534-BEA70BE1F787}" type="presOf" srcId="{E2BCFB11-46F5-4B90-B168-C0FE614D8F96}" destId="{C93F031B-506A-43D0-90F3-6501733D3C01}" srcOrd="1" destOrd="0" presId="urn:microsoft.com/office/officeart/2005/8/layout/orgChart1"/>
    <dgm:cxn modelId="{A06E741E-0A3E-449B-A69E-EE8AEC7D2952}" type="presOf" srcId="{38C7FB35-3BC8-48B4-8FD7-4BC65FD1E44E}" destId="{F51EA227-90E6-408A-8F94-635DECFFE523}" srcOrd="0" destOrd="0" presId="urn:microsoft.com/office/officeart/2005/8/layout/orgChart1"/>
    <dgm:cxn modelId="{33FE8523-DFF4-45EF-8A32-6F7C9E005741}" type="presOf" srcId="{16F0C0FE-3104-418C-A167-F5ADA2351431}" destId="{58971D9B-4974-4325-A94F-1D3834C2B2DE}" srcOrd="1" destOrd="0" presId="urn:microsoft.com/office/officeart/2005/8/layout/orgChart1"/>
    <dgm:cxn modelId="{B010C286-3115-4B7F-8129-E6BDDEDF9497}" srcId="{582C7375-D82F-4A73-B42B-0F28EC394871}" destId="{E2BCFB11-46F5-4B90-B168-C0FE614D8F96}" srcOrd="0" destOrd="0" parTransId="{7888344F-9EF5-4093-8407-C0B76D380D25}" sibTransId="{C5FB6890-AEC0-41BC-A886-C6BE9597D12F}"/>
    <dgm:cxn modelId="{36C5EB16-3BA9-45F1-8424-D8FC48855BF6}" type="presOf" srcId="{7C3E5EFF-A9B3-40A9-8D26-9F09F42D611F}" destId="{FC13E648-55C8-4805-9F2D-D97CC61BCE50}" srcOrd="0" destOrd="0" presId="urn:microsoft.com/office/officeart/2005/8/layout/orgChart1"/>
    <dgm:cxn modelId="{E3750C23-1D84-47A1-BD09-157FDEEAF1AD}" type="presOf" srcId="{E2BCFB11-46F5-4B90-B168-C0FE614D8F96}" destId="{DB057DCC-DFB1-4820-843C-6BB80549C492}" srcOrd="0" destOrd="0" presId="urn:microsoft.com/office/officeart/2005/8/layout/orgChart1"/>
    <dgm:cxn modelId="{8835E25E-3637-4DBF-A6CF-1492B8664DBE}" type="presParOf" srcId="{FC13E648-55C8-4805-9F2D-D97CC61BCE50}" destId="{FD8C5513-5E96-4DA4-8F35-E860AA802B6B}" srcOrd="0" destOrd="0" presId="urn:microsoft.com/office/officeart/2005/8/layout/orgChart1"/>
    <dgm:cxn modelId="{CA2C9B9A-086C-4119-B933-6F35D36E05A8}" type="presParOf" srcId="{FD8C5513-5E96-4DA4-8F35-E860AA802B6B}" destId="{F4BF37D3-0A46-42CB-8B30-343A21B44098}" srcOrd="0" destOrd="0" presId="urn:microsoft.com/office/officeart/2005/8/layout/orgChart1"/>
    <dgm:cxn modelId="{314DF120-E624-43FD-8B87-155123BDDC72}" type="presParOf" srcId="{F4BF37D3-0A46-42CB-8B30-343A21B44098}" destId="{EF7EE186-948C-4BEF-889A-B1419C8FE74F}" srcOrd="0" destOrd="0" presId="urn:microsoft.com/office/officeart/2005/8/layout/orgChart1"/>
    <dgm:cxn modelId="{79624B61-FD8F-43B9-9461-28A32D21BD5F}" type="presParOf" srcId="{F4BF37D3-0A46-42CB-8B30-343A21B44098}" destId="{29082770-F77E-4113-BF1B-21255CF8DDD2}" srcOrd="1" destOrd="0" presId="urn:microsoft.com/office/officeart/2005/8/layout/orgChart1"/>
    <dgm:cxn modelId="{0421BAB6-29AD-4523-B6CE-F3341909CC9E}" type="presParOf" srcId="{FD8C5513-5E96-4DA4-8F35-E860AA802B6B}" destId="{800E6226-C786-495F-A184-583753BDB20D}" srcOrd="1" destOrd="0" presId="urn:microsoft.com/office/officeart/2005/8/layout/orgChart1"/>
    <dgm:cxn modelId="{762C4FD3-8F13-4784-9466-BD230D0EDE55}" type="presParOf" srcId="{800E6226-C786-495F-A184-583753BDB20D}" destId="{85614375-B6A3-4954-B910-2BCF7204A0D9}" srcOrd="0" destOrd="0" presId="urn:microsoft.com/office/officeart/2005/8/layout/orgChart1"/>
    <dgm:cxn modelId="{2F047B7D-A5C4-424A-95CE-D79F331F7869}" type="presParOf" srcId="{800E6226-C786-495F-A184-583753BDB20D}" destId="{47B5FC2F-3A77-4DBD-A326-7B5CD8EEAAA6}" srcOrd="1" destOrd="0" presId="urn:microsoft.com/office/officeart/2005/8/layout/orgChart1"/>
    <dgm:cxn modelId="{0BCB5738-29BB-4FF7-BF45-33A00FCC1CF5}" type="presParOf" srcId="{47B5FC2F-3A77-4DBD-A326-7B5CD8EEAAA6}" destId="{F1BB5C77-3027-442F-8C2E-0E6723E21F04}" srcOrd="0" destOrd="0" presId="urn:microsoft.com/office/officeart/2005/8/layout/orgChart1"/>
    <dgm:cxn modelId="{2D5D4911-0545-4AF7-AE78-1E5CC76E783E}" type="presParOf" srcId="{F1BB5C77-3027-442F-8C2E-0E6723E21F04}" destId="{DB057DCC-DFB1-4820-843C-6BB80549C492}" srcOrd="0" destOrd="0" presId="urn:microsoft.com/office/officeart/2005/8/layout/orgChart1"/>
    <dgm:cxn modelId="{0F0148AF-4825-4943-92C0-06171170F809}" type="presParOf" srcId="{F1BB5C77-3027-442F-8C2E-0E6723E21F04}" destId="{C93F031B-506A-43D0-90F3-6501733D3C01}" srcOrd="1" destOrd="0" presId="urn:microsoft.com/office/officeart/2005/8/layout/orgChart1"/>
    <dgm:cxn modelId="{82634405-5E7C-4D69-BAB0-20CDACC8AB04}" type="presParOf" srcId="{47B5FC2F-3A77-4DBD-A326-7B5CD8EEAAA6}" destId="{3891F7CF-3E69-4934-81BE-5C6E14429606}" srcOrd="1" destOrd="0" presId="urn:microsoft.com/office/officeart/2005/8/layout/orgChart1"/>
    <dgm:cxn modelId="{0094B8D4-DA9C-440C-820D-4A5F5ECB7729}" type="presParOf" srcId="{47B5FC2F-3A77-4DBD-A326-7B5CD8EEAAA6}" destId="{444756A1-1B9C-4A75-8FB4-EA6C311C7DE5}" srcOrd="2" destOrd="0" presId="urn:microsoft.com/office/officeart/2005/8/layout/orgChart1"/>
    <dgm:cxn modelId="{6C051866-F385-4BCF-A87C-B06FD4EDE9D3}" type="presParOf" srcId="{800E6226-C786-495F-A184-583753BDB20D}" destId="{5F9182F7-221D-483C-AEF4-EA958BF716FB}" srcOrd="2" destOrd="0" presId="urn:microsoft.com/office/officeart/2005/8/layout/orgChart1"/>
    <dgm:cxn modelId="{6F12B6BD-C4C0-4EB0-89EC-4E6467B91137}" type="presParOf" srcId="{800E6226-C786-495F-A184-583753BDB20D}" destId="{139DD78A-4A42-4B04-A917-764030492BA5}" srcOrd="3" destOrd="0" presId="urn:microsoft.com/office/officeart/2005/8/layout/orgChart1"/>
    <dgm:cxn modelId="{552E9AD1-710E-42B0-838F-8500C2A51970}" type="presParOf" srcId="{139DD78A-4A42-4B04-A917-764030492BA5}" destId="{C85D6EBB-68C2-47D1-8BF7-CF1724CE900C}" srcOrd="0" destOrd="0" presId="urn:microsoft.com/office/officeart/2005/8/layout/orgChart1"/>
    <dgm:cxn modelId="{5EED44D1-EB71-42A1-92C2-8586C9758C19}" type="presParOf" srcId="{C85D6EBB-68C2-47D1-8BF7-CF1724CE900C}" destId="{C488AF6C-3360-44F0-8AAA-99DD095CB27F}" srcOrd="0" destOrd="0" presId="urn:microsoft.com/office/officeart/2005/8/layout/orgChart1"/>
    <dgm:cxn modelId="{3DF9C205-CEA2-45AE-AF13-313E6E50F524}" type="presParOf" srcId="{C85D6EBB-68C2-47D1-8BF7-CF1724CE900C}" destId="{58971D9B-4974-4325-A94F-1D3834C2B2DE}" srcOrd="1" destOrd="0" presId="urn:microsoft.com/office/officeart/2005/8/layout/orgChart1"/>
    <dgm:cxn modelId="{2FE467B8-67E5-4622-8F44-C6486EEFEDF2}" type="presParOf" srcId="{139DD78A-4A42-4B04-A917-764030492BA5}" destId="{1D9BA9A3-5AD3-42DE-A03F-ED6FBFE11071}" srcOrd="1" destOrd="0" presId="urn:microsoft.com/office/officeart/2005/8/layout/orgChart1"/>
    <dgm:cxn modelId="{82144D9F-1B86-4591-B967-95A1E79C1338}" type="presParOf" srcId="{139DD78A-4A42-4B04-A917-764030492BA5}" destId="{788BEC5A-D798-4838-851E-DA8FAABB22E1}" srcOrd="2" destOrd="0" presId="urn:microsoft.com/office/officeart/2005/8/layout/orgChart1"/>
    <dgm:cxn modelId="{59AFDEF9-8CCD-401E-9CC0-003C20A2907A}" type="presParOf" srcId="{800E6226-C786-495F-A184-583753BDB20D}" destId="{F51EA227-90E6-408A-8F94-635DECFFE523}" srcOrd="4" destOrd="0" presId="urn:microsoft.com/office/officeart/2005/8/layout/orgChart1"/>
    <dgm:cxn modelId="{0DDA5C2E-B6B2-44E7-BA95-123E183AF0E3}" type="presParOf" srcId="{800E6226-C786-495F-A184-583753BDB20D}" destId="{59ECDDEF-52A7-4E39-93C8-B9AF84BA8868}" srcOrd="5" destOrd="0" presId="urn:microsoft.com/office/officeart/2005/8/layout/orgChart1"/>
    <dgm:cxn modelId="{2C2E390C-9B4C-4663-845B-81296FB02E7C}" type="presParOf" srcId="{59ECDDEF-52A7-4E39-93C8-B9AF84BA8868}" destId="{B5B0AB84-B7D1-4563-BBCC-092C53FCA085}" srcOrd="0" destOrd="0" presId="urn:microsoft.com/office/officeart/2005/8/layout/orgChart1"/>
    <dgm:cxn modelId="{0F98806E-0345-459C-BB2C-16702F1A9A3A}" type="presParOf" srcId="{B5B0AB84-B7D1-4563-BBCC-092C53FCA085}" destId="{122A3F46-E9F2-4E97-9BE1-D54933C7FA0A}" srcOrd="0" destOrd="0" presId="urn:microsoft.com/office/officeart/2005/8/layout/orgChart1"/>
    <dgm:cxn modelId="{0D28A2FC-1D57-43AE-9538-7FB7E6594F98}" type="presParOf" srcId="{B5B0AB84-B7D1-4563-BBCC-092C53FCA085}" destId="{B9B2655F-3FAD-4571-B77C-EAC436936241}" srcOrd="1" destOrd="0" presId="urn:microsoft.com/office/officeart/2005/8/layout/orgChart1"/>
    <dgm:cxn modelId="{E3483AE3-DD43-4ED2-9E0C-AD23A234CDFB}" type="presParOf" srcId="{59ECDDEF-52A7-4E39-93C8-B9AF84BA8868}" destId="{C97DF2DF-6160-423A-9F68-5355EEF36F3E}" srcOrd="1" destOrd="0" presId="urn:microsoft.com/office/officeart/2005/8/layout/orgChart1"/>
    <dgm:cxn modelId="{3565A348-AAEE-4FC5-B88D-4A6DF857D339}" type="presParOf" srcId="{59ECDDEF-52A7-4E39-93C8-B9AF84BA8868}" destId="{99B696E5-7818-4DC4-9D3B-9C4DECFA350A}" srcOrd="2" destOrd="0" presId="urn:microsoft.com/office/officeart/2005/8/layout/orgChart1"/>
    <dgm:cxn modelId="{55C911C9-D879-4FA9-97E8-B75A82FEFD84}" type="presParOf" srcId="{FD8C5513-5E96-4DA4-8F35-E860AA802B6B}" destId="{2A8A4D39-29BE-44B1-8A05-8298E2AB5DBD}"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1EA227-90E6-408A-8F94-635DECFFE523}">
      <dsp:nvSpPr>
        <dsp:cNvPr id="0" name=""/>
        <dsp:cNvSpPr/>
      </dsp:nvSpPr>
      <dsp:spPr>
        <a:xfrm>
          <a:off x="1167618" y="589495"/>
          <a:ext cx="826098" cy="143372"/>
        </a:xfrm>
        <a:custGeom>
          <a:avLst/>
          <a:gdLst/>
          <a:ahLst/>
          <a:cxnLst/>
          <a:rect l="0" t="0" r="0" b="0"/>
          <a:pathLst>
            <a:path>
              <a:moveTo>
                <a:pt x="0" y="0"/>
              </a:moveTo>
              <a:lnTo>
                <a:pt x="0" y="71686"/>
              </a:lnTo>
              <a:lnTo>
                <a:pt x="826098" y="71686"/>
              </a:lnTo>
              <a:lnTo>
                <a:pt x="826098" y="14337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9182F7-221D-483C-AEF4-EA958BF716FB}">
      <dsp:nvSpPr>
        <dsp:cNvPr id="0" name=""/>
        <dsp:cNvSpPr/>
      </dsp:nvSpPr>
      <dsp:spPr>
        <a:xfrm>
          <a:off x="1121898" y="589495"/>
          <a:ext cx="91440" cy="143372"/>
        </a:xfrm>
        <a:custGeom>
          <a:avLst/>
          <a:gdLst/>
          <a:ahLst/>
          <a:cxnLst/>
          <a:rect l="0" t="0" r="0" b="0"/>
          <a:pathLst>
            <a:path>
              <a:moveTo>
                <a:pt x="45720" y="0"/>
              </a:moveTo>
              <a:lnTo>
                <a:pt x="45720" y="14337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614375-B6A3-4954-B910-2BCF7204A0D9}">
      <dsp:nvSpPr>
        <dsp:cNvPr id="0" name=""/>
        <dsp:cNvSpPr/>
      </dsp:nvSpPr>
      <dsp:spPr>
        <a:xfrm>
          <a:off x="341519" y="589495"/>
          <a:ext cx="826098" cy="143372"/>
        </a:xfrm>
        <a:custGeom>
          <a:avLst/>
          <a:gdLst/>
          <a:ahLst/>
          <a:cxnLst/>
          <a:rect l="0" t="0" r="0" b="0"/>
          <a:pathLst>
            <a:path>
              <a:moveTo>
                <a:pt x="826098" y="0"/>
              </a:moveTo>
              <a:lnTo>
                <a:pt x="826098" y="71686"/>
              </a:lnTo>
              <a:lnTo>
                <a:pt x="0" y="71686"/>
              </a:lnTo>
              <a:lnTo>
                <a:pt x="0" y="14337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7EE186-948C-4BEF-889A-B1419C8FE74F}">
      <dsp:nvSpPr>
        <dsp:cNvPr id="0" name=""/>
        <dsp:cNvSpPr/>
      </dsp:nvSpPr>
      <dsp:spPr>
        <a:xfrm>
          <a:off x="826255" y="248132"/>
          <a:ext cx="682726" cy="34136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Information Model</a:t>
          </a:r>
        </a:p>
      </dsp:txBody>
      <dsp:txXfrm>
        <a:off x="826255" y="248132"/>
        <a:ext cx="682726" cy="341363"/>
      </dsp:txXfrm>
    </dsp:sp>
    <dsp:sp modelId="{DB057DCC-DFB1-4820-843C-6BB80549C492}">
      <dsp:nvSpPr>
        <dsp:cNvPr id="0" name=""/>
        <dsp:cNvSpPr/>
      </dsp:nvSpPr>
      <dsp:spPr>
        <a:xfrm>
          <a:off x="156" y="732867"/>
          <a:ext cx="682726" cy="34136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Data Model</a:t>
          </a:r>
        </a:p>
      </dsp:txBody>
      <dsp:txXfrm>
        <a:off x="156" y="732867"/>
        <a:ext cx="682726" cy="341363"/>
      </dsp:txXfrm>
    </dsp:sp>
    <dsp:sp modelId="{C488AF6C-3360-44F0-8AAA-99DD095CB27F}">
      <dsp:nvSpPr>
        <dsp:cNvPr id="0" name=""/>
        <dsp:cNvSpPr/>
      </dsp:nvSpPr>
      <dsp:spPr>
        <a:xfrm>
          <a:off x="826255" y="732867"/>
          <a:ext cx="682726" cy="34136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Data Model</a:t>
          </a:r>
        </a:p>
      </dsp:txBody>
      <dsp:txXfrm>
        <a:off x="826255" y="732867"/>
        <a:ext cx="682726" cy="341363"/>
      </dsp:txXfrm>
    </dsp:sp>
    <dsp:sp modelId="{122A3F46-E9F2-4E97-9BE1-D54933C7FA0A}">
      <dsp:nvSpPr>
        <dsp:cNvPr id="0" name=""/>
        <dsp:cNvSpPr/>
      </dsp:nvSpPr>
      <dsp:spPr>
        <a:xfrm>
          <a:off x="1652354" y="732867"/>
          <a:ext cx="682726" cy="34136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Data Model</a:t>
          </a:r>
        </a:p>
      </dsp:txBody>
      <dsp:txXfrm>
        <a:off x="1652354" y="732867"/>
        <a:ext cx="682726" cy="34136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FHA-theme">
  <a:themeElements>
    <a:clrScheme name="Federal Health Architecture">
      <a:dk1>
        <a:srgbClr val="1D427C"/>
      </a:dk1>
      <a:lt1>
        <a:sysClr val="window" lastClr="FFFFFF"/>
      </a:lt1>
      <a:dk2>
        <a:srgbClr val="1F497D"/>
      </a:dk2>
      <a:lt2>
        <a:srgbClr val="EEECE1"/>
      </a:lt2>
      <a:accent1>
        <a:srgbClr val="D21242"/>
      </a:accent1>
      <a:accent2>
        <a:srgbClr val="D2E4F0"/>
      </a:accent2>
      <a:accent3>
        <a:srgbClr val="B8B6B8"/>
      </a:accent3>
      <a:accent4>
        <a:srgbClr val="FFDE17"/>
      </a:accent4>
      <a:accent5>
        <a:srgbClr val="00A14B"/>
      </a:accent5>
      <a:accent6>
        <a:srgbClr val="FF8000"/>
      </a:accent6>
      <a:hlink>
        <a:srgbClr val="D21242"/>
      </a:hlink>
      <a:folHlink>
        <a:srgbClr val="A70000"/>
      </a:folHlink>
    </a:clrScheme>
    <a:fontScheme name="FHA">
      <a:majorFont>
        <a:latin typeface="Adobe Caslon Pro"/>
        <a:ea typeface=""/>
        <a:cs typeface=""/>
      </a:majorFont>
      <a:minorFont>
        <a:latin typeface="Proxima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eme1" id="{0A9155E3-B28A-40F4-BCD9-74A82885835F}" vid="{7953C897-29D1-41C3-8E8B-049F576DB07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29A8C7-AB6B-4FD4-8B9C-600A5D2C9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3878</Words>
  <Characters>22110</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Royal Leo Studio, LLC</Company>
  <LinksUpToDate>false</LinksUpToDate>
  <CharactersWithSpaces>25937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Christina</dc:creator>
  <cp:lastModifiedBy>Kafle, Subash</cp:lastModifiedBy>
  <cp:revision>2</cp:revision>
  <cp:lastPrinted>2016-07-28T16:32:00Z</cp:lastPrinted>
  <dcterms:created xsi:type="dcterms:W3CDTF">2016-08-30T17:04:00Z</dcterms:created>
  <dcterms:modified xsi:type="dcterms:W3CDTF">2016-08-30T17:04:00Z</dcterms:modified>
</cp:coreProperties>
</file>